
<file path=[Content_Types].xml><?xml version="1.0" encoding="utf-8"?>
<Types xmlns="http://schemas.openxmlformats.org/package/2006/content-types">
  <Default Extension="emf" ContentType="image/x-emf"/>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charts/chart1.xml" ContentType="application/vnd.openxmlformats-officedocument.drawingml.chart+xml"/>
  <Override PartName="/word/footer3.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Default Extension="png" ContentType="image/png"/>
  <Override PartName="/word/charts/chart2.xml" ContentType="application/vnd.openxmlformats-officedocument.drawingml.chart+xml"/>
  <Override PartName="/docProps/core.xml" ContentType="application/vnd.openxmlformats-package.core-properties+xml"/>
  <Override PartName="/word/settings.xml" ContentType="application/vnd.openxmlformats-officedocument.wordprocessingml.settings+xml"/>
  <Default Extension="xml" ContentType="application/xml"/>
  <Default Extension="wmf" ContentType="image/x-wmf"/>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Default Extension="bin" ContentType="application/vnd.openxmlformats-officedocument.oleObject"/>
  <Override PartName="/word/fontTable.xml" ContentType="application/vnd.openxmlformats-officedocument.wordprocessingml.fontTable+xml"/>
  <Override PartName="/docProps/custom.xml" ContentType="application/vnd.openxmlformats-officedocument.custom-properties+xml"/>
  <Override PartName="/word/footnotes.xml" ContentType="application/vnd.openxmlformats-officedocument.wordprocessingml.footnotes+xml"/>
  <Default Extension="rels" ContentType="application/vnd.openxmlformats-package.relationship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0D2" w:rsidRPr="00FA514F" w:rsidRDefault="003255B4" w:rsidP="00203E13">
      <w:pPr>
        <w:pStyle w:val="Title"/>
        <w:spacing w:line="480" w:lineRule="auto"/>
        <w:outlineLvl w:val="0"/>
        <w:rPr>
          <w:b/>
          <w:szCs w:val="28"/>
        </w:rPr>
      </w:pPr>
      <w:ins w:id="0" w:author="Hao Ye" w:date="2010-02-10T15:55:00Z">
        <w:r w:rsidRPr="003255B4">
          <w:rPr>
            <w:b/>
            <w:szCs w:val="28"/>
          </w:rPr>
          <w:t>Comprehensive</w:t>
        </w:r>
      </w:ins>
      <w:commentRangeStart w:id="1"/>
      <w:del w:id="2" w:author="Hao Ye" w:date="2010-02-10T15:55:00Z">
        <w:r w:rsidRPr="003255B4">
          <w:rPr>
            <w:b/>
            <w:szCs w:val="28"/>
          </w:rPr>
          <w:delText>Market-Based</w:delText>
        </w:r>
      </w:del>
      <w:r w:rsidRPr="003255B4">
        <w:rPr>
          <w:b/>
          <w:szCs w:val="28"/>
        </w:rPr>
        <w:t xml:space="preserve"> Incentives for Reducing Chinook Salmon Bycatch</w:t>
      </w:r>
      <w:ins w:id="3" w:author="Hao Ye" w:date="2010-02-10T15:55:00Z">
        <w:r w:rsidRPr="003255B4">
          <w:rPr>
            <w:b/>
            <w:szCs w:val="28"/>
          </w:rPr>
          <w:t xml:space="preserve"> in the Bering Sea Pollock Fleet</w:t>
        </w:r>
      </w:ins>
      <w:r w:rsidRPr="003255B4">
        <w:rPr>
          <w:b/>
          <w:szCs w:val="28"/>
        </w:rPr>
        <w:t>: Individual Tradable Encounter Credits</w:t>
      </w:r>
      <w:commentRangeEnd w:id="1"/>
      <w:r w:rsidR="00E560D2" w:rsidRPr="00FA514F">
        <w:rPr>
          <w:rStyle w:val="CommentReference"/>
          <w:vanish/>
          <w:sz w:val="24"/>
          <w:szCs w:val="24"/>
          <w:lang w:bidi="en-US"/>
        </w:rPr>
        <w:commentReference w:id="1"/>
      </w:r>
    </w:p>
    <w:p w:rsidR="00E560D2" w:rsidRPr="001969DC" w:rsidRDefault="00E560D2" w:rsidP="00E560D2">
      <w:pPr>
        <w:jc w:val="center"/>
        <w:rPr>
          <w:sz w:val="22"/>
          <w:szCs w:val="22"/>
        </w:rPr>
      </w:pPr>
    </w:p>
    <w:p w:rsidR="00E560D2" w:rsidRDefault="00E560D2" w:rsidP="00E560D2">
      <w:pPr>
        <w:jc w:val="center"/>
        <w:outlineLvl w:val="0"/>
        <w:rPr>
          <w:ins w:id="4" w:author="Hao Ye" w:date="2009-12-03T10:21:00Z"/>
          <w:i/>
          <w:sz w:val="18"/>
          <w:szCs w:val="18"/>
        </w:rPr>
      </w:pPr>
      <w:commentRangeStart w:id="5"/>
      <w:r w:rsidRPr="0001744A">
        <w:rPr>
          <w:smallCaps/>
          <w:sz w:val="22"/>
          <w:szCs w:val="22"/>
        </w:rPr>
        <w:t>Hao Ye</w:t>
      </w:r>
    </w:p>
    <w:p w:rsidR="00E560D2" w:rsidRDefault="00E560D2" w:rsidP="00E560D2">
      <w:pPr>
        <w:ind w:left="1440" w:right="1440"/>
        <w:jc w:val="center"/>
        <w:outlineLvl w:val="0"/>
        <w:rPr>
          <w:i/>
          <w:sz w:val="18"/>
          <w:szCs w:val="18"/>
        </w:rPr>
      </w:pPr>
      <w:r w:rsidRPr="0001744A">
        <w:rPr>
          <w:i/>
          <w:sz w:val="18"/>
          <w:szCs w:val="18"/>
        </w:rPr>
        <w:t>Scripps Institution of Oceanography, University of California San Diego, 9500 Gilman Drive, La Jolla CA, 92093, USA</w:t>
      </w:r>
    </w:p>
    <w:p w:rsidR="00E560D2" w:rsidRDefault="00E560D2" w:rsidP="00E560D2">
      <w:pPr>
        <w:ind w:left="1440" w:right="1440"/>
        <w:jc w:val="center"/>
        <w:outlineLvl w:val="0"/>
        <w:rPr>
          <w:i/>
          <w:sz w:val="18"/>
          <w:szCs w:val="18"/>
        </w:rPr>
      </w:pPr>
      <w:r>
        <w:rPr>
          <w:i/>
          <w:sz w:val="18"/>
          <w:szCs w:val="18"/>
        </w:rPr>
        <w:t>e-mail: hye@ucsd.edu</w:t>
      </w:r>
    </w:p>
    <w:p w:rsidR="00E560D2" w:rsidRDefault="00E560D2" w:rsidP="00E560D2">
      <w:pPr>
        <w:ind w:left="1440" w:right="1440"/>
        <w:jc w:val="center"/>
        <w:outlineLvl w:val="0"/>
        <w:rPr>
          <w:i/>
          <w:sz w:val="18"/>
          <w:szCs w:val="18"/>
        </w:rPr>
      </w:pPr>
    </w:p>
    <w:p w:rsidR="00E560D2" w:rsidRPr="001969DC" w:rsidRDefault="00E560D2" w:rsidP="00E560D2">
      <w:pPr>
        <w:jc w:val="center"/>
        <w:outlineLvl w:val="0"/>
        <w:rPr>
          <w:sz w:val="22"/>
          <w:szCs w:val="22"/>
        </w:rPr>
      </w:pPr>
      <w:r w:rsidRPr="0001744A">
        <w:rPr>
          <w:smallCaps/>
          <w:sz w:val="22"/>
          <w:szCs w:val="22"/>
        </w:rPr>
        <w:t>George Sugihara</w:t>
      </w:r>
      <w:r>
        <w:rPr>
          <w:sz w:val="22"/>
          <w:szCs w:val="22"/>
          <w:vertAlign w:val="superscript"/>
        </w:rPr>
        <w:t>*</w:t>
      </w:r>
    </w:p>
    <w:p w:rsidR="00E560D2" w:rsidRDefault="00E560D2" w:rsidP="00E560D2">
      <w:pPr>
        <w:ind w:left="1440" w:right="1440"/>
        <w:jc w:val="center"/>
        <w:outlineLvl w:val="0"/>
        <w:rPr>
          <w:i/>
          <w:sz w:val="18"/>
          <w:szCs w:val="18"/>
        </w:rPr>
      </w:pPr>
      <w:r w:rsidRPr="00A74C80">
        <w:rPr>
          <w:i/>
          <w:sz w:val="18"/>
          <w:szCs w:val="18"/>
        </w:rPr>
        <w:t>McQuown Chair Professor of Natural Science</w:t>
      </w:r>
    </w:p>
    <w:p w:rsidR="00E560D2" w:rsidRDefault="00E560D2" w:rsidP="00E560D2">
      <w:pPr>
        <w:ind w:left="1440" w:right="1440"/>
        <w:jc w:val="center"/>
        <w:outlineLvl w:val="0"/>
        <w:rPr>
          <w:i/>
          <w:sz w:val="18"/>
          <w:szCs w:val="18"/>
        </w:rPr>
      </w:pPr>
      <w:r w:rsidRPr="0001744A">
        <w:rPr>
          <w:i/>
          <w:sz w:val="18"/>
          <w:szCs w:val="18"/>
        </w:rPr>
        <w:t>Scripps Institution of Oceanography, University of California San Diego, 9500 Gilman Drive, La Jolla CA, 92093, USA</w:t>
      </w:r>
    </w:p>
    <w:p w:rsidR="00E560D2" w:rsidRDefault="00E560D2" w:rsidP="00E560D2">
      <w:pPr>
        <w:ind w:left="1440" w:right="1440"/>
        <w:jc w:val="center"/>
        <w:outlineLvl w:val="0"/>
        <w:rPr>
          <w:i/>
          <w:sz w:val="18"/>
          <w:szCs w:val="18"/>
        </w:rPr>
      </w:pPr>
      <w:r>
        <w:rPr>
          <w:i/>
          <w:sz w:val="18"/>
          <w:szCs w:val="18"/>
        </w:rPr>
        <w:t>e-mail: gsugihara@ucsd.edu</w:t>
      </w:r>
    </w:p>
    <w:p w:rsidR="00E560D2" w:rsidRPr="001969DC" w:rsidRDefault="00E560D2" w:rsidP="00E560D2">
      <w:pPr>
        <w:jc w:val="center"/>
        <w:outlineLvl w:val="0"/>
        <w:rPr>
          <w:sz w:val="22"/>
          <w:szCs w:val="22"/>
        </w:rPr>
      </w:pPr>
    </w:p>
    <w:p w:rsidR="00E560D2" w:rsidRPr="0001744A" w:rsidRDefault="00E560D2" w:rsidP="00E560D2">
      <w:pPr>
        <w:jc w:val="center"/>
        <w:outlineLvl w:val="0"/>
        <w:rPr>
          <w:smallCaps/>
          <w:sz w:val="22"/>
          <w:szCs w:val="22"/>
        </w:rPr>
      </w:pPr>
      <w:r w:rsidRPr="0001744A">
        <w:rPr>
          <w:smallCaps/>
          <w:sz w:val="22"/>
          <w:szCs w:val="22"/>
        </w:rPr>
        <w:t>Keith R. Criddle</w:t>
      </w:r>
    </w:p>
    <w:p w:rsidR="00E560D2" w:rsidRDefault="00E560D2" w:rsidP="00E560D2">
      <w:pPr>
        <w:ind w:left="1440" w:right="1440"/>
        <w:jc w:val="center"/>
        <w:outlineLvl w:val="0"/>
        <w:rPr>
          <w:i/>
          <w:sz w:val="18"/>
          <w:szCs w:val="18"/>
        </w:rPr>
      </w:pPr>
      <w:r>
        <w:rPr>
          <w:i/>
          <w:sz w:val="18"/>
          <w:szCs w:val="18"/>
        </w:rPr>
        <w:t>Ted Stevens Distinguished Professor of Marine Policy</w:t>
      </w:r>
    </w:p>
    <w:p w:rsidR="00E560D2" w:rsidRDefault="00E560D2" w:rsidP="00E560D2">
      <w:pPr>
        <w:ind w:left="1440" w:right="1440"/>
        <w:jc w:val="center"/>
        <w:outlineLvl w:val="0"/>
        <w:rPr>
          <w:i/>
          <w:sz w:val="18"/>
          <w:szCs w:val="18"/>
        </w:rPr>
      </w:pPr>
      <w:r w:rsidRPr="001969DC">
        <w:rPr>
          <w:i/>
          <w:sz w:val="18"/>
          <w:szCs w:val="18"/>
        </w:rPr>
        <w:t>S</w:t>
      </w:r>
      <w:r>
        <w:rPr>
          <w:i/>
          <w:sz w:val="18"/>
          <w:szCs w:val="18"/>
        </w:rPr>
        <w:t xml:space="preserve">chool of Fisheries and Ocean Science, </w:t>
      </w:r>
      <w:r w:rsidRPr="001969DC">
        <w:rPr>
          <w:i/>
          <w:sz w:val="18"/>
          <w:szCs w:val="18"/>
        </w:rPr>
        <w:t>Un</w:t>
      </w:r>
      <w:r>
        <w:rPr>
          <w:i/>
          <w:sz w:val="18"/>
          <w:szCs w:val="18"/>
        </w:rPr>
        <w:t>iversity of Alaska Fairbanks, 17101 Pt. Lena Loop Rd., Juneau, AK 99801, USA</w:t>
      </w:r>
    </w:p>
    <w:p w:rsidR="00E560D2" w:rsidRPr="001969DC" w:rsidRDefault="00E560D2" w:rsidP="00E560D2">
      <w:pPr>
        <w:ind w:left="1440" w:right="1440"/>
        <w:jc w:val="center"/>
        <w:outlineLvl w:val="0"/>
        <w:rPr>
          <w:i/>
          <w:sz w:val="18"/>
          <w:szCs w:val="18"/>
        </w:rPr>
      </w:pPr>
      <w:r>
        <w:rPr>
          <w:i/>
          <w:sz w:val="18"/>
          <w:szCs w:val="18"/>
        </w:rPr>
        <w:t xml:space="preserve">e-mail: </w:t>
      </w:r>
      <w:r w:rsidRPr="00E36AED">
        <w:rPr>
          <w:i/>
          <w:sz w:val="18"/>
          <w:szCs w:val="18"/>
        </w:rPr>
        <w:t>kcriddle@sfos.uaf.edu</w:t>
      </w:r>
    </w:p>
    <w:commentRangeEnd w:id="5"/>
    <w:p w:rsidR="00E560D2" w:rsidRPr="00017286" w:rsidRDefault="00E560D2" w:rsidP="00E560D2">
      <w:pPr>
        <w:spacing w:line="480" w:lineRule="auto"/>
        <w:rPr>
          <w:sz w:val="22"/>
        </w:rPr>
      </w:pPr>
      <w:r>
        <w:rPr>
          <w:rStyle w:val="CommentReference"/>
          <w:vanish/>
        </w:rPr>
        <w:commentReference w:id="5"/>
      </w:r>
    </w:p>
    <w:p w:rsidR="00E560D2" w:rsidRPr="001969DC" w:rsidRDefault="00E560D2" w:rsidP="00E560D2">
      <w:pPr>
        <w:keepNext/>
        <w:spacing w:line="480" w:lineRule="auto"/>
        <w:outlineLvl w:val="0"/>
        <w:rPr>
          <w:b/>
        </w:rPr>
      </w:pPr>
      <w:r w:rsidRPr="001969DC">
        <w:rPr>
          <w:b/>
        </w:rPr>
        <w:t>Abstract</w:t>
      </w:r>
    </w:p>
    <w:p w:rsidR="00E560D2" w:rsidRPr="001969DC" w:rsidRDefault="00E560D2" w:rsidP="00E560D2">
      <w:pPr>
        <w:spacing w:line="480" w:lineRule="auto"/>
        <w:rPr>
          <w:sz w:val="22"/>
          <w:szCs w:val="22"/>
        </w:rPr>
      </w:pPr>
      <w:r w:rsidRPr="001969DC">
        <w:rPr>
          <w:sz w:val="20"/>
          <w:szCs w:val="20"/>
          <w:lang w:val="en-GB"/>
        </w:rPr>
        <w:t xml:space="preserve">The American Fisheries Act of 1998 established permanent sector allocations in the Bering Sea and Aleutian Islands region pollock </w:t>
      </w:r>
      <w:r w:rsidRPr="001969DC">
        <w:rPr>
          <w:sz w:val="20"/>
          <w:szCs w:val="20"/>
        </w:rPr>
        <w:t>(</w:t>
      </w:r>
      <w:r w:rsidRPr="001969DC">
        <w:rPr>
          <w:i/>
          <w:sz w:val="20"/>
          <w:szCs w:val="20"/>
        </w:rPr>
        <w:t>Theragra chalcogramma</w:t>
      </w:r>
      <w:r w:rsidRPr="001969DC">
        <w:rPr>
          <w:sz w:val="20"/>
          <w:szCs w:val="20"/>
        </w:rPr>
        <w:t xml:space="preserve">) </w:t>
      </w:r>
      <w:r w:rsidRPr="001969DC">
        <w:rPr>
          <w:sz w:val="20"/>
          <w:szCs w:val="20"/>
          <w:lang w:val="en-GB"/>
        </w:rPr>
        <w:t>fishery and allowed the creation of</w:t>
      </w:r>
      <w:ins w:id="6" w:author="George Sugihara" w:date="2010-02-17T17:15:00Z">
        <w:r w:rsidR="003715B7">
          <w:rPr>
            <w:sz w:val="20"/>
            <w:szCs w:val="20"/>
            <w:lang w:val="en-GB"/>
          </w:rPr>
          <w:t xml:space="preserve"> </w:t>
        </w:r>
      </w:ins>
      <w:del w:id="7" w:author="George Sugihara" w:date="2010-02-17T17:15:00Z">
        <w:r w:rsidRPr="001969DC" w:rsidDel="003715B7">
          <w:rPr>
            <w:sz w:val="20"/>
            <w:szCs w:val="20"/>
            <w:lang w:val="en-GB"/>
          </w:rPr>
          <w:delText xml:space="preserve">, by contract, </w:delText>
        </w:r>
      </w:del>
      <w:r w:rsidRPr="001969DC">
        <w:rPr>
          <w:sz w:val="20"/>
          <w:szCs w:val="20"/>
          <w:lang w:val="en-GB"/>
        </w:rPr>
        <w:t>individual vessel allocations within each sector</w:t>
      </w:r>
      <w:del w:id="8" w:author="George Sugihara" w:date="2010-02-17T17:21:00Z">
        <w:r w:rsidRPr="001969DC" w:rsidDel="00355406">
          <w:rPr>
            <w:sz w:val="20"/>
            <w:szCs w:val="20"/>
            <w:lang w:val="en-GB"/>
          </w:rPr>
          <w:delText>. The result was an increase in</w:delText>
        </w:r>
      </w:del>
      <w:ins w:id="9" w:author="George Sugihara" w:date="2010-02-17T17:21:00Z">
        <w:r w:rsidR="00355406">
          <w:rPr>
            <w:sz w:val="20"/>
            <w:szCs w:val="20"/>
            <w:lang w:val="en-GB"/>
          </w:rPr>
          <w:t>, resulting in increased</w:t>
        </w:r>
      </w:ins>
      <w:r w:rsidRPr="001969DC">
        <w:rPr>
          <w:sz w:val="20"/>
          <w:szCs w:val="20"/>
          <w:lang w:val="en-GB"/>
        </w:rPr>
        <w:t xml:space="preserve"> profitability to </w:t>
      </w:r>
      <w:del w:id="10" w:author="George Sugihara" w:date="2010-02-17T17:23:00Z">
        <w:r w:rsidRPr="001969DC" w:rsidDel="00355406">
          <w:rPr>
            <w:sz w:val="20"/>
            <w:szCs w:val="20"/>
            <w:lang w:val="en-GB"/>
          </w:rPr>
          <w:delText xml:space="preserve">the </w:delText>
        </w:r>
      </w:del>
      <w:r w:rsidRPr="001969DC">
        <w:rPr>
          <w:sz w:val="20"/>
          <w:szCs w:val="20"/>
          <w:lang w:val="en-GB"/>
        </w:rPr>
        <w:t xml:space="preserve">vessel owners and to the fishery as a whole. Recent </w:t>
      </w:r>
      <w:del w:id="11" w:author="George Sugihara" w:date="2010-02-17T17:16:00Z">
        <w:r w:rsidRPr="001969DC" w:rsidDel="003715B7">
          <w:rPr>
            <w:sz w:val="20"/>
            <w:szCs w:val="20"/>
            <w:lang w:val="en-GB"/>
          </w:rPr>
          <w:delText xml:space="preserve">heightened </w:delText>
        </w:r>
      </w:del>
      <w:r w:rsidRPr="001969DC">
        <w:rPr>
          <w:sz w:val="20"/>
          <w:szCs w:val="20"/>
          <w:lang w:val="en-GB"/>
        </w:rPr>
        <w:t>concern about bycatches of Chinook salmon (</w:t>
      </w:r>
      <w:r w:rsidRPr="001969DC">
        <w:rPr>
          <w:i/>
          <w:sz w:val="20"/>
          <w:szCs w:val="20"/>
        </w:rPr>
        <w:t>Oncorhynchus tshawytscha</w:t>
      </w:r>
      <w:r w:rsidRPr="001969DC">
        <w:rPr>
          <w:sz w:val="20"/>
          <w:szCs w:val="20"/>
          <w:lang w:val="en-GB"/>
        </w:rPr>
        <w:t xml:space="preserve">) </w:t>
      </w:r>
      <w:ins w:id="12" w:author="George Sugihara" w:date="2010-02-17T17:22:00Z">
        <w:r w:rsidR="00355406">
          <w:rPr>
            <w:sz w:val="20"/>
            <w:szCs w:val="20"/>
            <w:lang w:val="en-GB"/>
          </w:rPr>
          <w:t>by</w:t>
        </w:r>
      </w:ins>
      <w:del w:id="13" w:author="George Sugihara" w:date="2010-02-17T17:22:00Z">
        <w:r w:rsidRPr="001969DC" w:rsidDel="00355406">
          <w:rPr>
            <w:sz w:val="20"/>
            <w:szCs w:val="20"/>
            <w:lang w:val="en-GB"/>
          </w:rPr>
          <w:delText>in</w:delText>
        </w:r>
      </w:del>
      <w:r w:rsidRPr="001969DC">
        <w:rPr>
          <w:sz w:val="20"/>
          <w:szCs w:val="20"/>
          <w:lang w:val="en-GB"/>
        </w:rPr>
        <w:t xml:space="preserve"> the pollock fishery has led to the</w:t>
      </w:r>
      <w:ins w:id="14" w:author="George Sugihara" w:date="2010-02-17T17:35:00Z">
        <w:r w:rsidR="00A91BBC">
          <w:rPr>
            <w:sz w:val="20"/>
            <w:szCs w:val="20"/>
            <w:lang w:val="en-GB"/>
          </w:rPr>
          <w:t xml:space="preserve"> future</w:t>
        </w:r>
      </w:ins>
      <w:r w:rsidRPr="001969DC">
        <w:rPr>
          <w:sz w:val="20"/>
          <w:szCs w:val="20"/>
          <w:lang w:val="en-GB"/>
        </w:rPr>
        <w:t xml:space="preserve"> imposition</w:t>
      </w:r>
      <w:del w:id="15" w:author="George Sugihara" w:date="2010-02-17T17:16:00Z">
        <w:r w:rsidRPr="001969DC" w:rsidDel="003715B7">
          <w:rPr>
            <w:sz w:val="20"/>
            <w:szCs w:val="20"/>
            <w:lang w:val="en-GB"/>
          </w:rPr>
          <w:delText>,</w:delText>
        </w:r>
      </w:del>
      <w:r w:rsidRPr="001969DC">
        <w:rPr>
          <w:sz w:val="20"/>
          <w:szCs w:val="20"/>
          <w:lang w:val="en-GB"/>
        </w:rPr>
        <w:t xml:space="preserve"> </w:t>
      </w:r>
      <w:del w:id="16" w:author="George Sugihara" w:date="2010-02-17T17:16:00Z">
        <w:r w:rsidRPr="001969DC" w:rsidDel="003715B7">
          <w:rPr>
            <w:sz w:val="20"/>
            <w:szCs w:val="20"/>
            <w:lang w:val="en-GB"/>
          </w:rPr>
          <w:delText xml:space="preserve">effective 2011, </w:delText>
        </w:r>
      </w:del>
      <w:r w:rsidRPr="001969DC">
        <w:rPr>
          <w:sz w:val="20"/>
          <w:szCs w:val="20"/>
          <w:lang w:val="en-GB"/>
        </w:rPr>
        <w:t xml:space="preserve">of a </w:t>
      </w:r>
      <w:r>
        <w:rPr>
          <w:sz w:val="20"/>
          <w:szCs w:val="20"/>
          <w:lang w:val="en-GB"/>
        </w:rPr>
        <w:t>bycatch</w:t>
      </w:r>
      <w:r w:rsidRPr="001969DC">
        <w:rPr>
          <w:sz w:val="20"/>
          <w:szCs w:val="20"/>
          <w:lang w:val="en-GB"/>
        </w:rPr>
        <w:t xml:space="preserve"> cap</w:t>
      </w:r>
      <w:ins w:id="17" w:author="George Sugihara" w:date="2010-02-17T17:16:00Z">
        <w:r w:rsidR="003715B7">
          <w:rPr>
            <w:sz w:val="20"/>
            <w:szCs w:val="20"/>
            <w:lang w:val="en-GB"/>
          </w:rPr>
          <w:t xml:space="preserve"> </w:t>
        </w:r>
        <w:r w:rsidR="003715B7" w:rsidRPr="001969DC">
          <w:rPr>
            <w:sz w:val="20"/>
            <w:szCs w:val="20"/>
            <w:lang w:val="en-GB"/>
          </w:rPr>
          <w:t>effective 2011</w:t>
        </w:r>
      </w:ins>
      <w:ins w:id="18" w:author="George Sugihara" w:date="2010-02-17T17:22:00Z">
        <w:r w:rsidR="00355406">
          <w:rPr>
            <w:sz w:val="20"/>
            <w:szCs w:val="20"/>
            <w:lang w:val="en-GB"/>
          </w:rPr>
          <w:t>,</w:t>
        </w:r>
      </w:ins>
      <w:ins w:id="19" w:author="George Sugihara" w:date="2010-02-17T17:16:00Z">
        <w:r w:rsidR="003715B7">
          <w:rPr>
            <w:sz w:val="20"/>
            <w:szCs w:val="20"/>
            <w:lang w:val="en-GB"/>
          </w:rPr>
          <w:t xml:space="preserve"> wherein </w:t>
        </w:r>
      </w:ins>
      <w:del w:id="20" w:author="George Sugihara" w:date="2010-02-17T17:16:00Z">
        <w:r w:rsidRPr="001969DC" w:rsidDel="003715B7">
          <w:rPr>
            <w:sz w:val="20"/>
            <w:szCs w:val="20"/>
            <w:lang w:val="en-GB"/>
          </w:rPr>
          <w:delText xml:space="preserve">. Under </w:delText>
        </w:r>
        <w:r w:rsidDel="003715B7">
          <w:rPr>
            <w:sz w:val="20"/>
            <w:szCs w:val="20"/>
            <w:lang w:val="en-GB"/>
          </w:rPr>
          <w:delText>this</w:delText>
        </w:r>
        <w:r w:rsidRPr="001969DC" w:rsidDel="003715B7">
          <w:rPr>
            <w:sz w:val="20"/>
            <w:szCs w:val="20"/>
            <w:lang w:val="en-GB"/>
          </w:rPr>
          <w:delText xml:space="preserve"> cap, </w:delText>
        </w:r>
      </w:del>
      <w:r w:rsidRPr="001969DC">
        <w:rPr>
          <w:sz w:val="20"/>
          <w:szCs w:val="20"/>
          <w:lang w:val="en-GB"/>
        </w:rPr>
        <w:t xml:space="preserve">the </w:t>
      </w:r>
      <w:del w:id="21" w:author="George Sugihara" w:date="2010-02-17T17:21:00Z">
        <w:r w:rsidRPr="001969DC" w:rsidDel="00355406">
          <w:rPr>
            <w:sz w:val="20"/>
            <w:szCs w:val="20"/>
            <w:lang w:val="en-GB"/>
          </w:rPr>
          <w:delText xml:space="preserve">pollock </w:delText>
        </w:r>
      </w:del>
      <w:r w:rsidRPr="001969DC">
        <w:rPr>
          <w:sz w:val="20"/>
          <w:szCs w:val="20"/>
          <w:lang w:val="en-GB"/>
        </w:rPr>
        <w:t>fishery w</w:t>
      </w:r>
      <w:r>
        <w:rPr>
          <w:sz w:val="20"/>
          <w:szCs w:val="20"/>
          <w:lang w:val="en-GB"/>
        </w:rPr>
        <w:t>ill be</w:t>
      </w:r>
      <w:r w:rsidRPr="001969DC">
        <w:rPr>
          <w:sz w:val="20"/>
          <w:szCs w:val="20"/>
          <w:lang w:val="en-GB"/>
        </w:rPr>
        <w:t xml:space="preserve"> close</w:t>
      </w:r>
      <w:r>
        <w:rPr>
          <w:sz w:val="20"/>
          <w:szCs w:val="20"/>
          <w:lang w:val="en-GB"/>
        </w:rPr>
        <w:t>d</w:t>
      </w:r>
      <w:del w:id="22" w:author="George Sugihara" w:date="2010-02-17T17:21:00Z">
        <w:r w:rsidRPr="001969DC" w:rsidDel="00355406">
          <w:rPr>
            <w:sz w:val="20"/>
            <w:szCs w:val="20"/>
            <w:lang w:val="en-GB"/>
          </w:rPr>
          <w:delText xml:space="preserve"> immediately</w:delText>
        </w:r>
      </w:del>
      <w:r w:rsidRPr="001969DC">
        <w:rPr>
          <w:sz w:val="20"/>
          <w:szCs w:val="20"/>
          <w:lang w:val="en-GB"/>
        </w:rPr>
        <w:t xml:space="preserve"> if the</w:t>
      </w:r>
      <w:del w:id="23" w:author="George Sugihara" w:date="2010-02-17T17:16:00Z">
        <w:r w:rsidRPr="001969DC" w:rsidDel="003715B7">
          <w:rPr>
            <w:sz w:val="20"/>
            <w:szCs w:val="20"/>
            <w:lang w:val="en-GB"/>
          </w:rPr>
          <w:delText xml:space="preserve"> Chinook salmon bycatch</w:delText>
        </w:r>
      </w:del>
      <w:r w:rsidRPr="001969DC">
        <w:rPr>
          <w:sz w:val="20"/>
          <w:szCs w:val="20"/>
          <w:lang w:val="en-GB"/>
        </w:rPr>
        <w:t xml:space="preserve"> cap is exceeded. </w:t>
      </w:r>
      <w:ins w:id="24" w:author="George Sugihara" w:date="2010-02-17T17:19:00Z">
        <w:r w:rsidR="00BC5948">
          <w:rPr>
            <w:sz w:val="20"/>
            <w:szCs w:val="20"/>
            <w:lang w:val="en-GB"/>
          </w:rPr>
          <w:t xml:space="preserve">Hard </w:t>
        </w:r>
      </w:ins>
      <w:del w:id="25" w:author="George Sugihara" w:date="2010-02-17T17:19:00Z">
        <w:r w:rsidRPr="001969DC" w:rsidDel="00BC5948">
          <w:rPr>
            <w:sz w:val="20"/>
            <w:szCs w:val="20"/>
            <w:lang w:val="en-GB"/>
          </w:rPr>
          <w:delText xml:space="preserve">The potentially binding </w:delText>
        </w:r>
      </w:del>
      <w:r w:rsidRPr="001969DC">
        <w:rPr>
          <w:sz w:val="20"/>
          <w:szCs w:val="20"/>
          <w:lang w:val="en-GB"/>
        </w:rPr>
        <w:t xml:space="preserve">limits on Chinook salmon bycatch threaten to reignite the race-for-fish and dissipate the substantial profits that </w:t>
      </w:r>
      <w:ins w:id="26" w:author="George Sugihara" w:date="2010-02-17T17:26:00Z">
        <w:r w:rsidR="00355406">
          <w:rPr>
            <w:sz w:val="20"/>
            <w:szCs w:val="20"/>
            <w:lang w:val="en-GB"/>
          </w:rPr>
          <w:t xml:space="preserve">currently </w:t>
        </w:r>
      </w:ins>
      <w:r w:rsidRPr="001969DC">
        <w:rPr>
          <w:sz w:val="20"/>
          <w:szCs w:val="20"/>
          <w:lang w:val="en-GB"/>
        </w:rPr>
        <w:t>characterize the</w:t>
      </w:r>
      <w:del w:id="27" w:author="George Sugihara" w:date="2010-02-17T17:26:00Z">
        <w:r w:rsidRPr="001969DC" w:rsidDel="00355406">
          <w:rPr>
            <w:sz w:val="20"/>
            <w:szCs w:val="20"/>
            <w:lang w:val="en-GB"/>
          </w:rPr>
          <w:delText xml:space="preserve"> current</w:delText>
        </w:r>
      </w:del>
      <w:r w:rsidRPr="001969DC">
        <w:rPr>
          <w:sz w:val="20"/>
          <w:szCs w:val="20"/>
          <w:lang w:val="en-GB"/>
        </w:rPr>
        <w:t xml:space="preserve"> </w:t>
      </w:r>
      <w:ins w:id="28" w:author="George Sugihara" w:date="2010-02-17T17:25:00Z">
        <w:r w:rsidR="00355406">
          <w:rPr>
            <w:sz w:val="20"/>
            <w:szCs w:val="20"/>
            <w:lang w:val="en-GB"/>
          </w:rPr>
          <w:t xml:space="preserve">Pollock </w:t>
        </w:r>
      </w:ins>
      <w:r w:rsidRPr="001969DC">
        <w:rPr>
          <w:sz w:val="20"/>
          <w:szCs w:val="20"/>
          <w:lang w:val="en-GB"/>
        </w:rPr>
        <w:t>fishery</w:t>
      </w:r>
      <w:ins w:id="29" w:author="George Sugihara" w:date="2010-02-17T17:30:00Z">
        <w:r w:rsidR="00AE2779">
          <w:rPr>
            <w:sz w:val="20"/>
            <w:szCs w:val="20"/>
            <w:lang w:val="en-GB"/>
          </w:rPr>
          <w:t>.</w:t>
        </w:r>
      </w:ins>
      <w:ins w:id="30" w:author="George Sugihara" w:date="2010-02-17T17:27:00Z">
        <w:r w:rsidR="00AE2779">
          <w:rPr>
            <w:sz w:val="20"/>
            <w:szCs w:val="20"/>
            <w:lang w:val="en-GB"/>
          </w:rPr>
          <w:t xml:space="preserve"> They</w:t>
        </w:r>
        <w:r w:rsidR="00A91BBC">
          <w:rPr>
            <w:sz w:val="20"/>
            <w:szCs w:val="20"/>
            <w:lang w:val="en-GB"/>
          </w:rPr>
          <w:t xml:space="preserve"> </w:t>
        </w:r>
      </w:ins>
      <w:ins w:id="31" w:author="George Sugihara" w:date="2010-02-17T17:35:00Z">
        <w:r w:rsidR="00A91BBC">
          <w:rPr>
            <w:sz w:val="20"/>
            <w:szCs w:val="20"/>
            <w:lang w:val="en-GB"/>
          </w:rPr>
          <w:t xml:space="preserve">also </w:t>
        </w:r>
      </w:ins>
      <w:del w:id="32" w:author="George Sugihara" w:date="2010-02-17T17:27:00Z">
        <w:r w:rsidRPr="001969DC" w:rsidDel="00355406">
          <w:rPr>
            <w:sz w:val="20"/>
            <w:szCs w:val="20"/>
            <w:lang w:val="en-GB"/>
          </w:rPr>
          <w:delText xml:space="preserve">. Moreover, because bycatch rates are </w:delText>
        </w:r>
      </w:del>
      <w:del w:id="33" w:author="George Sugihara" w:date="2010-02-17T17:17:00Z">
        <w:r w:rsidRPr="001969DC" w:rsidDel="003715B7">
          <w:rPr>
            <w:sz w:val="20"/>
            <w:szCs w:val="20"/>
            <w:lang w:val="en-GB"/>
          </w:rPr>
          <w:delText xml:space="preserve">crude </w:delText>
        </w:r>
      </w:del>
      <w:del w:id="34" w:author="George Sugihara" w:date="2010-02-17T17:27:00Z">
        <w:r w:rsidRPr="001969DC" w:rsidDel="00355406">
          <w:rPr>
            <w:sz w:val="20"/>
            <w:szCs w:val="20"/>
            <w:lang w:val="en-GB"/>
          </w:rPr>
          <w:delText xml:space="preserve">proxies for </w:delText>
        </w:r>
      </w:del>
      <w:del w:id="35" w:author="George Sugihara" w:date="2010-02-17T17:24:00Z">
        <w:r w:rsidRPr="001969DC" w:rsidDel="00355406">
          <w:rPr>
            <w:sz w:val="20"/>
            <w:szCs w:val="20"/>
            <w:lang w:val="en-GB"/>
          </w:rPr>
          <w:delText xml:space="preserve">Chinook salmon </w:delText>
        </w:r>
      </w:del>
      <w:del w:id="36" w:author="George Sugihara" w:date="2010-02-17T17:27:00Z">
        <w:r w:rsidRPr="001969DC" w:rsidDel="00355406">
          <w:rPr>
            <w:sz w:val="20"/>
            <w:szCs w:val="20"/>
            <w:lang w:val="en-GB"/>
          </w:rPr>
          <w:delText xml:space="preserve">abundance, a simple cap </w:delText>
        </w:r>
      </w:del>
      <w:del w:id="37" w:author="George Sugihara" w:date="2010-02-17T17:17:00Z">
        <w:r w:rsidRPr="001969DC" w:rsidDel="003715B7">
          <w:rPr>
            <w:sz w:val="20"/>
            <w:szCs w:val="20"/>
            <w:lang w:val="en-GB"/>
          </w:rPr>
          <w:delText xml:space="preserve">could </w:delText>
        </w:r>
      </w:del>
      <w:r w:rsidRPr="001969DC">
        <w:rPr>
          <w:sz w:val="20"/>
          <w:szCs w:val="20"/>
          <w:lang w:val="en-GB"/>
        </w:rPr>
        <w:t xml:space="preserve">have </w:t>
      </w:r>
      <w:del w:id="38" w:author="George Sugihara" w:date="2010-02-17T17:28:00Z">
        <w:r w:rsidRPr="001969DC" w:rsidDel="00355406">
          <w:rPr>
            <w:sz w:val="20"/>
            <w:szCs w:val="20"/>
            <w:lang w:val="en-GB"/>
          </w:rPr>
          <w:delText xml:space="preserve">the </w:delText>
        </w:r>
      </w:del>
      <w:r w:rsidRPr="001969DC">
        <w:rPr>
          <w:sz w:val="20"/>
          <w:szCs w:val="20"/>
          <w:lang w:val="en-GB"/>
        </w:rPr>
        <w:t>perverse consequence</w:t>
      </w:r>
      <w:ins w:id="39" w:author="George Sugihara" w:date="2010-02-17T17:27:00Z">
        <w:r w:rsidR="00355406">
          <w:rPr>
            <w:sz w:val="20"/>
            <w:szCs w:val="20"/>
            <w:lang w:val="en-GB"/>
          </w:rPr>
          <w:t xml:space="preserve">s for Chinook salmon by </w:t>
        </w:r>
      </w:ins>
      <w:del w:id="40" w:author="George Sugihara" w:date="2010-02-17T17:27:00Z">
        <w:r w:rsidRPr="001969DC" w:rsidDel="00355406">
          <w:rPr>
            <w:sz w:val="20"/>
            <w:szCs w:val="20"/>
            <w:lang w:val="en-GB"/>
          </w:rPr>
          <w:delText xml:space="preserve"> </w:delText>
        </w:r>
      </w:del>
      <w:del w:id="41" w:author="George Sugihara" w:date="2010-02-17T17:28:00Z">
        <w:r w:rsidRPr="001969DC" w:rsidDel="00355406">
          <w:rPr>
            <w:sz w:val="20"/>
            <w:szCs w:val="20"/>
            <w:lang w:val="en-GB"/>
          </w:rPr>
          <w:delText xml:space="preserve">of </w:delText>
        </w:r>
      </w:del>
      <w:r w:rsidRPr="001969DC">
        <w:rPr>
          <w:sz w:val="20"/>
          <w:szCs w:val="20"/>
          <w:lang w:val="en-GB"/>
        </w:rPr>
        <w:t xml:space="preserve">being most restrictive when </w:t>
      </w:r>
      <w:ins w:id="42" w:author="George Sugihara" w:date="2010-02-17T17:28:00Z">
        <w:r w:rsidR="00355406">
          <w:rPr>
            <w:sz w:val="20"/>
            <w:szCs w:val="20"/>
            <w:lang w:val="en-GB"/>
          </w:rPr>
          <w:t>s</w:t>
        </w:r>
      </w:ins>
      <w:del w:id="43" w:author="George Sugihara" w:date="2010-02-17T17:28:00Z">
        <w:r w:rsidRPr="001969DC" w:rsidDel="00355406">
          <w:rPr>
            <w:sz w:val="20"/>
            <w:szCs w:val="20"/>
            <w:lang w:val="en-GB"/>
          </w:rPr>
          <w:delText>Chinook s</w:delText>
        </w:r>
      </w:del>
      <w:r w:rsidRPr="001969DC">
        <w:rPr>
          <w:sz w:val="20"/>
          <w:szCs w:val="20"/>
          <w:lang w:val="en-GB"/>
        </w:rPr>
        <w:t>almon are relatively abundant and least restrictive when</w:t>
      </w:r>
      <w:del w:id="44" w:author="George Sugihara" w:date="2010-02-17T17:28:00Z">
        <w:r w:rsidRPr="001969DC" w:rsidDel="00355406">
          <w:rPr>
            <w:sz w:val="20"/>
            <w:szCs w:val="20"/>
            <w:lang w:val="en-GB"/>
          </w:rPr>
          <w:delText xml:space="preserve"> Chinook</w:delText>
        </w:r>
      </w:del>
      <w:r w:rsidRPr="001969DC">
        <w:rPr>
          <w:sz w:val="20"/>
          <w:szCs w:val="20"/>
          <w:lang w:val="en-GB"/>
        </w:rPr>
        <w:t xml:space="preserve"> salmon are rare and in most need of protection. </w:t>
      </w:r>
      <w:ins w:id="45" w:author="George Sugihara" w:date="2010-02-17T17:18:00Z">
        <w:r w:rsidR="00355406">
          <w:rPr>
            <w:sz w:val="20"/>
            <w:szCs w:val="20"/>
            <w:lang w:val="en-GB"/>
          </w:rPr>
          <w:t>Here w</w:t>
        </w:r>
        <w:r w:rsidR="003715B7" w:rsidRPr="001969DC">
          <w:rPr>
            <w:sz w:val="20"/>
            <w:szCs w:val="20"/>
            <w:lang w:val="en-GB"/>
          </w:rPr>
          <w:t xml:space="preserve">e show that a </w:t>
        </w:r>
        <w:r w:rsidR="003715B7">
          <w:rPr>
            <w:sz w:val="20"/>
            <w:szCs w:val="20"/>
            <w:lang w:val="en-GB"/>
          </w:rPr>
          <w:t xml:space="preserve">comprehensive incentive plan involving the allocation and trading of a </w:t>
        </w:r>
        <w:r w:rsidR="003715B7" w:rsidRPr="001969DC">
          <w:rPr>
            <w:sz w:val="20"/>
            <w:szCs w:val="20"/>
            <w:lang w:val="en-GB"/>
          </w:rPr>
          <w:t>particular form of individual bycatch quota,</w:t>
        </w:r>
      </w:ins>
      <w:del w:id="46" w:author="George Sugihara" w:date="2010-02-17T17:18:00Z">
        <w:r w:rsidRPr="001969DC" w:rsidDel="003715B7">
          <w:rPr>
            <w:sz w:val="20"/>
            <w:szCs w:val="20"/>
            <w:lang w:val="en-GB"/>
          </w:rPr>
          <w:delText>We show that a particular form of individual bycatch quota,</w:delText>
        </w:r>
      </w:del>
      <w:r w:rsidRPr="001969DC">
        <w:rPr>
          <w:sz w:val="20"/>
          <w:szCs w:val="20"/>
          <w:lang w:val="en-GB"/>
        </w:rPr>
        <w:t xml:space="preserve"> the Individual Tradable Encounter Credit (ITEC)</w:t>
      </w:r>
      <w:ins w:id="47" w:author="George Sugihara" w:date="2010-02-17T17:18:00Z">
        <w:r w:rsidR="003715B7" w:rsidRPr="001969DC">
          <w:rPr>
            <w:sz w:val="20"/>
            <w:szCs w:val="20"/>
            <w:lang w:val="en-GB"/>
          </w:rPr>
          <w:t xml:space="preserve">, can </w:t>
        </w:r>
        <w:r w:rsidR="003715B7">
          <w:rPr>
            <w:sz w:val="20"/>
            <w:szCs w:val="20"/>
            <w:lang w:val="en-GB"/>
          </w:rPr>
          <w:t>protect Chinook salmon</w:t>
        </w:r>
        <w:r w:rsidR="003715B7" w:rsidRPr="001969DC">
          <w:rPr>
            <w:sz w:val="20"/>
            <w:szCs w:val="20"/>
            <w:lang w:val="en-GB"/>
          </w:rPr>
          <w:t xml:space="preserve"> even when the hard cap is not binding, while concurrently minimizing the </w:t>
        </w:r>
        <w:r w:rsidR="003715B7">
          <w:rPr>
            <w:sz w:val="20"/>
            <w:szCs w:val="20"/>
            <w:lang w:val="en-GB"/>
          </w:rPr>
          <w:t xml:space="preserve">industry </w:t>
        </w:r>
        <w:r w:rsidR="003715B7" w:rsidRPr="001969DC">
          <w:rPr>
            <w:sz w:val="20"/>
            <w:szCs w:val="20"/>
            <w:lang w:val="en-GB"/>
          </w:rPr>
          <w:t>cost of Chinook salmon avoidance.</w:t>
        </w:r>
      </w:ins>
      <w:del w:id="48" w:author="George Sugihara" w:date="2010-02-17T17:18:00Z">
        <w:r w:rsidRPr="001969DC" w:rsidDel="003715B7">
          <w:rPr>
            <w:sz w:val="20"/>
            <w:szCs w:val="20"/>
            <w:lang w:val="en-GB"/>
          </w:rPr>
          <w:delText xml:space="preserve">, can provide an incentive to avoid Chinook salmon bycatch even when the hard cap is not binding, while concurrently minimizing the </w:delText>
        </w:r>
      </w:del>
      <w:ins w:id="49" w:author="Hao Ye" w:date="2010-02-10T17:47:00Z">
        <w:del w:id="50" w:author="George Sugihara" w:date="2010-02-17T17:18:00Z">
          <w:r w:rsidDel="003715B7">
            <w:rPr>
              <w:sz w:val="20"/>
              <w:szCs w:val="20"/>
              <w:lang w:val="en-GB"/>
            </w:rPr>
            <w:delText xml:space="preserve">industry </w:delText>
          </w:r>
        </w:del>
      </w:ins>
      <w:del w:id="51" w:author="George Sugihara" w:date="2010-02-17T17:18:00Z">
        <w:r w:rsidRPr="001969DC" w:rsidDel="003715B7">
          <w:rPr>
            <w:sz w:val="20"/>
            <w:szCs w:val="20"/>
            <w:lang w:val="en-GB"/>
          </w:rPr>
          <w:delText>cost of Chinook salmon avoidance.</w:delText>
        </w:r>
      </w:del>
    </w:p>
    <w:p w:rsidR="00E560D2" w:rsidRPr="00076F6A" w:rsidRDefault="00E560D2" w:rsidP="00E560D2">
      <w:pPr>
        <w:spacing w:line="480" w:lineRule="auto"/>
        <w:outlineLvl w:val="0"/>
        <w:rPr>
          <w:sz w:val="20"/>
          <w:szCs w:val="20"/>
        </w:rPr>
      </w:pPr>
    </w:p>
    <w:p w:rsidR="00E560D2" w:rsidRDefault="00E560D2" w:rsidP="00E560D2">
      <w:pPr>
        <w:spacing w:line="480" w:lineRule="auto"/>
        <w:outlineLvl w:val="0"/>
        <w:rPr>
          <w:sz w:val="20"/>
          <w:szCs w:val="20"/>
          <w:lang w:val="en-GB"/>
        </w:rPr>
      </w:pPr>
      <w:r w:rsidRPr="00076F6A">
        <w:rPr>
          <w:i/>
          <w:sz w:val="20"/>
          <w:szCs w:val="20"/>
        </w:rPr>
        <w:t>Keywords</w:t>
      </w:r>
      <w:r w:rsidRPr="00076F6A">
        <w:rPr>
          <w:sz w:val="20"/>
          <w:szCs w:val="20"/>
        </w:rPr>
        <w:t xml:space="preserve">: Salmon bycatch, </w:t>
      </w:r>
      <w:r>
        <w:rPr>
          <w:sz w:val="20"/>
          <w:szCs w:val="20"/>
        </w:rPr>
        <w:t xml:space="preserve">Pollock fishery, </w:t>
      </w:r>
      <w:r w:rsidRPr="00076F6A">
        <w:rPr>
          <w:sz w:val="20"/>
          <w:szCs w:val="20"/>
        </w:rPr>
        <w:t>Market-based incentives</w:t>
      </w:r>
      <w:r>
        <w:rPr>
          <w:sz w:val="20"/>
          <w:szCs w:val="20"/>
        </w:rPr>
        <w:t xml:space="preserve">, </w:t>
      </w:r>
      <w:r w:rsidRPr="001969DC">
        <w:rPr>
          <w:sz w:val="20"/>
          <w:szCs w:val="20"/>
          <w:lang w:val="en-GB"/>
        </w:rPr>
        <w:t>Individual Tradable Encounter Credit</w:t>
      </w:r>
      <w:r>
        <w:rPr>
          <w:sz w:val="20"/>
          <w:szCs w:val="20"/>
          <w:lang w:val="en-GB"/>
        </w:rPr>
        <w:t>s</w:t>
      </w:r>
    </w:p>
    <w:p w:rsidR="004A14C1" w:rsidRDefault="00E560D2" w:rsidP="00E560D2">
      <w:pPr>
        <w:spacing w:line="480" w:lineRule="auto"/>
        <w:outlineLvl w:val="0"/>
        <w:rPr>
          <w:ins w:id="52" w:author="hye" w:date="2010-02-17T08:04:00Z"/>
          <w:sz w:val="20"/>
          <w:szCs w:val="20"/>
          <w:lang w:val="en-GB"/>
        </w:rPr>
      </w:pPr>
      <w:commentRangeStart w:id="53"/>
      <w:r w:rsidRPr="00D01942">
        <w:rPr>
          <w:i/>
          <w:sz w:val="20"/>
          <w:szCs w:val="20"/>
          <w:lang w:val="en-GB"/>
        </w:rPr>
        <w:t>JEL Classification Codes:</w:t>
      </w:r>
      <w:r>
        <w:rPr>
          <w:sz w:val="20"/>
          <w:szCs w:val="20"/>
          <w:lang w:val="en-GB"/>
        </w:rPr>
        <w:t xml:space="preserve"> </w:t>
      </w:r>
      <w:commentRangeEnd w:id="53"/>
      <w:r w:rsidR="00704258">
        <w:rPr>
          <w:rStyle w:val="CommentReference"/>
        </w:rPr>
        <w:commentReference w:id="53"/>
      </w:r>
    </w:p>
    <w:p w:rsidR="004A14C1" w:rsidRDefault="004A14C1" w:rsidP="00E560D2">
      <w:pPr>
        <w:spacing w:line="480" w:lineRule="auto"/>
        <w:outlineLvl w:val="0"/>
        <w:rPr>
          <w:ins w:id="54" w:author="hye" w:date="2010-02-17T08:04:00Z"/>
          <w:sz w:val="20"/>
          <w:szCs w:val="20"/>
          <w:lang w:val="en-GB"/>
        </w:rPr>
      </w:pPr>
    </w:p>
    <w:p w:rsidR="004A14C1" w:rsidRPr="004A14C1" w:rsidRDefault="004A14C1" w:rsidP="00E560D2">
      <w:pPr>
        <w:spacing w:line="480" w:lineRule="auto"/>
        <w:outlineLvl w:val="0"/>
        <w:rPr>
          <w:ins w:id="55" w:author="hye" w:date="2010-02-17T08:04:00Z"/>
          <w:b/>
          <w:u w:val="single"/>
          <w:lang w:val="en-GB"/>
        </w:rPr>
      </w:pPr>
      <w:commentRangeStart w:id="56"/>
      <w:ins w:id="57" w:author="hye" w:date="2010-02-17T08:04:00Z">
        <w:r w:rsidRPr="004A14C1">
          <w:rPr>
            <w:b/>
            <w:u w:val="single"/>
            <w:lang w:val="en-GB"/>
          </w:rPr>
          <w:t>Shortened Abstract</w:t>
        </w:r>
      </w:ins>
      <w:commentRangeEnd w:id="56"/>
      <w:ins w:id="58" w:author="hye" w:date="2010-02-17T08:05:00Z">
        <w:r w:rsidR="007E0FEF">
          <w:rPr>
            <w:rStyle w:val="CommentReference"/>
          </w:rPr>
          <w:commentReference w:id="56"/>
        </w:r>
      </w:ins>
    </w:p>
    <w:p w:rsidR="007E0FEF" w:rsidRPr="001969DC" w:rsidDel="00307E5F" w:rsidRDefault="00307E5F" w:rsidP="007E0FEF">
      <w:pPr>
        <w:spacing w:line="480" w:lineRule="auto"/>
        <w:rPr>
          <w:ins w:id="59" w:author="hye" w:date="2010-02-17T08:05:00Z"/>
          <w:del w:id="60" w:author="George Sugihara" w:date="2010-02-17T17:39:00Z"/>
          <w:sz w:val="22"/>
          <w:szCs w:val="22"/>
        </w:rPr>
      </w:pPr>
      <w:ins w:id="61" w:author="George Sugihara" w:date="2010-02-17T17:39:00Z">
        <w:r w:rsidRPr="001969DC">
          <w:rPr>
            <w:sz w:val="20"/>
            <w:szCs w:val="20"/>
            <w:lang w:val="en-GB"/>
          </w:rPr>
          <w:t>Recent concern about bycatches of Chinook salmon (</w:t>
        </w:r>
        <w:r w:rsidRPr="001969DC">
          <w:rPr>
            <w:i/>
            <w:sz w:val="20"/>
            <w:szCs w:val="20"/>
          </w:rPr>
          <w:t>Oncorhynchus tshawytscha</w:t>
        </w:r>
        <w:r w:rsidRPr="001969DC">
          <w:rPr>
            <w:sz w:val="20"/>
            <w:szCs w:val="20"/>
            <w:lang w:val="en-GB"/>
          </w:rPr>
          <w:t xml:space="preserve">) </w:t>
        </w:r>
        <w:r>
          <w:rPr>
            <w:sz w:val="20"/>
            <w:szCs w:val="20"/>
            <w:lang w:val="en-GB"/>
          </w:rPr>
          <w:t>by</w:t>
        </w:r>
        <w:r w:rsidRPr="001969DC">
          <w:rPr>
            <w:sz w:val="20"/>
            <w:szCs w:val="20"/>
            <w:lang w:val="en-GB"/>
          </w:rPr>
          <w:t xml:space="preserve"> the pollock </w:t>
        </w:r>
        <w:r w:rsidRPr="001969DC">
          <w:rPr>
            <w:sz w:val="20"/>
            <w:szCs w:val="20"/>
          </w:rPr>
          <w:t>(</w:t>
        </w:r>
        <w:r w:rsidRPr="001969DC">
          <w:rPr>
            <w:i/>
            <w:sz w:val="20"/>
            <w:szCs w:val="20"/>
          </w:rPr>
          <w:t>Theragra chalcogramma</w:t>
        </w:r>
        <w:r w:rsidRPr="001969DC">
          <w:rPr>
            <w:sz w:val="20"/>
            <w:szCs w:val="20"/>
          </w:rPr>
          <w:t xml:space="preserve">) </w:t>
        </w:r>
        <w:r w:rsidRPr="001969DC">
          <w:rPr>
            <w:sz w:val="20"/>
            <w:szCs w:val="20"/>
            <w:lang w:val="en-GB"/>
          </w:rPr>
          <w:t>fishery has led to the</w:t>
        </w:r>
        <w:r>
          <w:rPr>
            <w:sz w:val="20"/>
            <w:szCs w:val="20"/>
            <w:lang w:val="en-GB"/>
          </w:rPr>
          <w:t xml:space="preserve"> future</w:t>
        </w:r>
        <w:r w:rsidRPr="001969DC">
          <w:rPr>
            <w:sz w:val="20"/>
            <w:szCs w:val="20"/>
            <w:lang w:val="en-GB"/>
          </w:rPr>
          <w:t xml:space="preserve"> imposition of a </w:t>
        </w:r>
        <w:r>
          <w:rPr>
            <w:sz w:val="20"/>
            <w:szCs w:val="20"/>
            <w:lang w:val="en-GB"/>
          </w:rPr>
          <w:t>bycatch</w:t>
        </w:r>
        <w:r w:rsidRPr="001969DC">
          <w:rPr>
            <w:sz w:val="20"/>
            <w:szCs w:val="20"/>
            <w:lang w:val="en-GB"/>
          </w:rPr>
          <w:t xml:space="preserve"> cap</w:t>
        </w:r>
        <w:r>
          <w:rPr>
            <w:sz w:val="20"/>
            <w:szCs w:val="20"/>
            <w:lang w:val="en-GB"/>
          </w:rPr>
          <w:t xml:space="preserve"> </w:t>
        </w:r>
        <w:r w:rsidRPr="001969DC">
          <w:rPr>
            <w:sz w:val="20"/>
            <w:szCs w:val="20"/>
            <w:lang w:val="en-GB"/>
          </w:rPr>
          <w:t>effective 2011</w:t>
        </w:r>
        <w:r>
          <w:rPr>
            <w:sz w:val="20"/>
            <w:szCs w:val="20"/>
            <w:lang w:val="en-GB"/>
          </w:rPr>
          <w:t xml:space="preserve">, wherein </w:t>
        </w:r>
        <w:r w:rsidRPr="001969DC">
          <w:rPr>
            <w:sz w:val="20"/>
            <w:szCs w:val="20"/>
            <w:lang w:val="en-GB"/>
          </w:rPr>
          <w:t>the fishery w</w:t>
        </w:r>
        <w:r>
          <w:rPr>
            <w:sz w:val="20"/>
            <w:szCs w:val="20"/>
            <w:lang w:val="en-GB"/>
          </w:rPr>
          <w:t>ill be</w:t>
        </w:r>
        <w:r w:rsidRPr="001969DC">
          <w:rPr>
            <w:sz w:val="20"/>
            <w:szCs w:val="20"/>
            <w:lang w:val="en-GB"/>
          </w:rPr>
          <w:t xml:space="preserve"> close</w:t>
        </w:r>
        <w:r>
          <w:rPr>
            <w:sz w:val="20"/>
            <w:szCs w:val="20"/>
            <w:lang w:val="en-GB"/>
          </w:rPr>
          <w:t>d</w:t>
        </w:r>
        <w:r w:rsidRPr="001969DC">
          <w:rPr>
            <w:sz w:val="20"/>
            <w:szCs w:val="20"/>
            <w:lang w:val="en-GB"/>
          </w:rPr>
          <w:t xml:space="preserve"> if the cap is exceeded. </w:t>
        </w:r>
        <w:r>
          <w:rPr>
            <w:sz w:val="20"/>
            <w:szCs w:val="20"/>
            <w:lang w:val="en-GB"/>
          </w:rPr>
          <w:t xml:space="preserve">Hard </w:t>
        </w:r>
        <w:r w:rsidRPr="001969DC">
          <w:rPr>
            <w:sz w:val="20"/>
            <w:szCs w:val="20"/>
            <w:lang w:val="en-GB"/>
          </w:rPr>
          <w:t>limits on Chinook salmon bycatch</w:t>
        </w:r>
        <w:r>
          <w:rPr>
            <w:sz w:val="20"/>
            <w:szCs w:val="20"/>
            <w:lang w:val="en-GB"/>
          </w:rPr>
          <w:t xml:space="preserve"> appear reasonable</w:t>
        </w:r>
      </w:ins>
      <w:ins w:id="62" w:author="George Sugihara" w:date="2010-02-17T17:40:00Z">
        <w:r>
          <w:rPr>
            <w:sz w:val="20"/>
            <w:szCs w:val="20"/>
            <w:lang w:val="en-GB"/>
          </w:rPr>
          <w:t>,</w:t>
        </w:r>
      </w:ins>
      <w:ins w:id="63" w:author="George Sugihara" w:date="2010-02-17T17:39:00Z">
        <w:r>
          <w:rPr>
            <w:sz w:val="20"/>
            <w:szCs w:val="20"/>
            <w:lang w:val="en-GB"/>
          </w:rPr>
          <w:t xml:space="preserve"> however,</w:t>
        </w:r>
        <w:r w:rsidRPr="001969DC">
          <w:rPr>
            <w:sz w:val="20"/>
            <w:szCs w:val="20"/>
            <w:lang w:val="en-GB"/>
          </w:rPr>
          <w:t xml:space="preserve"> </w:t>
        </w:r>
      </w:ins>
      <w:ins w:id="64" w:author="George Sugihara" w:date="2010-02-17T17:40:00Z">
        <w:r>
          <w:rPr>
            <w:sz w:val="20"/>
            <w:szCs w:val="20"/>
            <w:lang w:val="en-GB"/>
          </w:rPr>
          <w:t xml:space="preserve">they </w:t>
        </w:r>
      </w:ins>
      <w:ins w:id="65" w:author="George Sugihara" w:date="2010-02-17T17:39:00Z">
        <w:r w:rsidRPr="001969DC">
          <w:rPr>
            <w:sz w:val="20"/>
            <w:szCs w:val="20"/>
            <w:lang w:val="en-GB"/>
          </w:rPr>
          <w:t xml:space="preserve">threaten to reignite the race-for-fish and dissipate the substantial profits that </w:t>
        </w:r>
        <w:r>
          <w:rPr>
            <w:sz w:val="20"/>
            <w:szCs w:val="20"/>
            <w:lang w:val="en-GB"/>
          </w:rPr>
          <w:t xml:space="preserve">currently </w:t>
        </w:r>
        <w:r w:rsidRPr="001969DC">
          <w:rPr>
            <w:sz w:val="20"/>
            <w:szCs w:val="20"/>
            <w:lang w:val="en-GB"/>
          </w:rPr>
          <w:t xml:space="preserve">characterize the </w:t>
        </w:r>
        <w:r>
          <w:rPr>
            <w:sz w:val="20"/>
            <w:szCs w:val="20"/>
            <w:lang w:val="en-GB"/>
          </w:rPr>
          <w:t xml:space="preserve">pollock </w:t>
        </w:r>
        <w:r w:rsidRPr="001969DC">
          <w:rPr>
            <w:sz w:val="20"/>
            <w:szCs w:val="20"/>
            <w:lang w:val="en-GB"/>
          </w:rPr>
          <w:t>fishery</w:t>
        </w:r>
        <w:r>
          <w:rPr>
            <w:sz w:val="20"/>
            <w:szCs w:val="20"/>
            <w:lang w:val="en-GB"/>
          </w:rPr>
          <w:t xml:space="preserve">. They also </w:t>
        </w:r>
        <w:r w:rsidRPr="001969DC">
          <w:rPr>
            <w:sz w:val="20"/>
            <w:szCs w:val="20"/>
            <w:lang w:val="en-GB"/>
          </w:rPr>
          <w:t>have perverse consequence</w:t>
        </w:r>
        <w:r>
          <w:rPr>
            <w:sz w:val="20"/>
            <w:szCs w:val="20"/>
            <w:lang w:val="en-GB"/>
          </w:rPr>
          <w:t xml:space="preserve">s for Chinook salmon by </w:t>
        </w:r>
        <w:r w:rsidRPr="001969DC">
          <w:rPr>
            <w:sz w:val="20"/>
            <w:szCs w:val="20"/>
            <w:lang w:val="en-GB"/>
          </w:rPr>
          <w:t xml:space="preserve">being most restrictive when </w:t>
        </w:r>
        <w:r>
          <w:rPr>
            <w:sz w:val="20"/>
            <w:szCs w:val="20"/>
            <w:lang w:val="en-GB"/>
          </w:rPr>
          <w:t>s</w:t>
        </w:r>
        <w:r w:rsidRPr="001969DC">
          <w:rPr>
            <w:sz w:val="20"/>
            <w:szCs w:val="20"/>
            <w:lang w:val="en-GB"/>
          </w:rPr>
          <w:t xml:space="preserve">almon are relatively abundant and least restrictive when salmon are rare and in most need of protection. </w:t>
        </w:r>
        <w:r>
          <w:rPr>
            <w:sz w:val="20"/>
            <w:szCs w:val="20"/>
            <w:lang w:val="en-GB"/>
          </w:rPr>
          <w:t>Here w</w:t>
        </w:r>
        <w:r w:rsidRPr="001969DC">
          <w:rPr>
            <w:sz w:val="20"/>
            <w:szCs w:val="20"/>
            <w:lang w:val="en-GB"/>
          </w:rPr>
          <w:t xml:space="preserve">e show that a </w:t>
        </w:r>
        <w:r>
          <w:rPr>
            <w:sz w:val="20"/>
            <w:szCs w:val="20"/>
            <w:lang w:val="en-GB"/>
          </w:rPr>
          <w:t xml:space="preserve">comprehensive incentive plan involving the allocation and trading of a </w:t>
        </w:r>
        <w:r w:rsidRPr="001969DC">
          <w:rPr>
            <w:sz w:val="20"/>
            <w:szCs w:val="20"/>
            <w:lang w:val="en-GB"/>
          </w:rPr>
          <w:t>particular form of individual bycatch quota, the Individual Tradab</w:t>
        </w:r>
        <w:r w:rsidR="008324EC">
          <w:rPr>
            <w:sz w:val="20"/>
            <w:szCs w:val="20"/>
            <w:lang w:val="en-GB"/>
          </w:rPr>
          <w:t xml:space="preserve">le Encounter Credit (ITEC), </w:t>
        </w:r>
        <w:r>
          <w:rPr>
            <w:sz w:val="20"/>
            <w:szCs w:val="20"/>
            <w:lang w:val="en-GB"/>
          </w:rPr>
          <w:t>protect</w:t>
        </w:r>
      </w:ins>
      <w:ins w:id="66" w:author="George Sugihara" w:date="2010-02-17T17:47:00Z">
        <w:r w:rsidR="008324EC">
          <w:rPr>
            <w:sz w:val="20"/>
            <w:szCs w:val="20"/>
            <w:lang w:val="en-GB"/>
          </w:rPr>
          <w:t>s</w:t>
        </w:r>
      </w:ins>
      <w:ins w:id="67" w:author="George Sugihara" w:date="2010-02-17T17:39:00Z">
        <w:r>
          <w:rPr>
            <w:sz w:val="20"/>
            <w:szCs w:val="20"/>
            <w:lang w:val="en-GB"/>
          </w:rPr>
          <w:t xml:space="preserve"> Chinook salmon</w:t>
        </w:r>
        <w:r w:rsidRPr="001969DC">
          <w:rPr>
            <w:sz w:val="20"/>
            <w:szCs w:val="20"/>
            <w:lang w:val="en-GB"/>
          </w:rPr>
          <w:t xml:space="preserve"> even when the hard cap is not binding, while concurrently minimizing the </w:t>
        </w:r>
        <w:r>
          <w:rPr>
            <w:sz w:val="20"/>
            <w:szCs w:val="20"/>
            <w:lang w:val="en-GB"/>
          </w:rPr>
          <w:t xml:space="preserve">industry </w:t>
        </w:r>
        <w:r w:rsidRPr="001969DC">
          <w:rPr>
            <w:sz w:val="20"/>
            <w:szCs w:val="20"/>
            <w:lang w:val="en-GB"/>
          </w:rPr>
          <w:t>cost of Chinook salmon avoidance.</w:t>
        </w:r>
      </w:ins>
      <w:ins w:id="68" w:author="hye" w:date="2010-02-17T08:05:00Z">
        <w:del w:id="69" w:author="George Sugihara" w:date="2010-02-17T17:39:00Z">
          <w:r w:rsidR="007E0FEF" w:rsidRPr="001969DC" w:rsidDel="00307E5F">
            <w:rPr>
              <w:sz w:val="20"/>
              <w:szCs w:val="20"/>
              <w:lang w:val="en-GB"/>
            </w:rPr>
            <w:delText>Recent concern about bycatches of Chinook salmon (</w:delText>
          </w:r>
          <w:r w:rsidR="007E0FEF" w:rsidRPr="001969DC" w:rsidDel="00307E5F">
            <w:rPr>
              <w:i/>
              <w:sz w:val="20"/>
              <w:szCs w:val="20"/>
            </w:rPr>
            <w:delText>Oncorhynchus tshawytscha</w:delText>
          </w:r>
          <w:r w:rsidR="007E0FEF" w:rsidRPr="001969DC" w:rsidDel="00307E5F">
            <w:rPr>
              <w:sz w:val="20"/>
              <w:szCs w:val="20"/>
              <w:lang w:val="en-GB"/>
            </w:rPr>
            <w:delText xml:space="preserve">) in the </w:delText>
          </w:r>
        </w:del>
      </w:ins>
      <w:ins w:id="70" w:author="hye" w:date="2010-02-17T08:14:00Z">
        <w:del w:id="71" w:author="George Sugihara" w:date="2010-02-17T17:39:00Z">
          <w:r w:rsidR="00262FB9" w:rsidDel="00307E5F">
            <w:rPr>
              <w:sz w:val="20"/>
              <w:szCs w:val="20"/>
              <w:lang w:val="en-GB"/>
            </w:rPr>
            <w:delText xml:space="preserve">Bering Sea and Aleutian Islands </w:delText>
          </w:r>
        </w:del>
      </w:ins>
      <w:ins w:id="72" w:author="hye" w:date="2010-02-17T08:05:00Z">
        <w:del w:id="73" w:author="George Sugihara" w:date="2010-02-17T17:38:00Z">
          <w:r w:rsidR="007E0FEF" w:rsidRPr="001969DC" w:rsidDel="00307E5F">
            <w:rPr>
              <w:sz w:val="20"/>
              <w:szCs w:val="20"/>
              <w:lang w:val="en-GB"/>
            </w:rPr>
            <w:delText>pollock</w:delText>
          </w:r>
        </w:del>
        <w:del w:id="74" w:author="George Sugihara" w:date="2010-02-17T17:39:00Z">
          <w:r w:rsidR="007E0FEF" w:rsidRPr="001969DC" w:rsidDel="00307E5F">
            <w:rPr>
              <w:sz w:val="20"/>
              <w:szCs w:val="20"/>
              <w:lang w:val="en-GB"/>
            </w:rPr>
            <w:delText xml:space="preserve"> fishery has led to the impositio</w:delText>
          </w:r>
        </w:del>
        <w:del w:id="75" w:author="George Sugihara" w:date="2010-02-17T17:04:00Z">
          <w:r w:rsidR="007E0FEF" w:rsidRPr="001969DC" w:rsidDel="00ED15EB">
            <w:rPr>
              <w:sz w:val="20"/>
              <w:szCs w:val="20"/>
              <w:lang w:val="en-GB"/>
            </w:rPr>
            <w:delText xml:space="preserve">n, effective 2011, </w:delText>
          </w:r>
        </w:del>
        <w:del w:id="76" w:author="George Sugihara" w:date="2010-02-17T17:39:00Z">
          <w:r w:rsidR="007E0FEF" w:rsidRPr="001969DC" w:rsidDel="00307E5F">
            <w:rPr>
              <w:sz w:val="20"/>
              <w:szCs w:val="20"/>
              <w:lang w:val="en-GB"/>
            </w:rPr>
            <w:delText xml:space="preserve">of a </w:delText>
          </w:r>
          <w:r w:rsidR="007E0FEF" w:rsidDel="00307E5F">
            <w:rPr>
              <w:sz w:val="20"/>
              <w:szCs w:val="20"/>
              <w:lang w:val="en-GB"/>
            </w:rPr>
            <w:delText>bycatch</w:delText>
          </w:r>
          <w:r w:rsidR="007E0FEF" w:rsidRPr="001969DC" w:rsidDel="00307E5F">
            <w:rPr>
              <w:sz w:val="20"/>
              <w:szCs w:val="20"/>
              <w:lang w:val="en-GB"/>
            </w:rPr>
            <w:delText xml:space="preserve"> cap</w:delText>
          </w:r>
        </w:del>
        <w:del w:id="77" w:author="George Sugihara" w:date="2010-02-17T17:06:00Z">
          <w:r w:rsidR="007E0FEF" w:rsidRPr="001969DC" w:rsidDel="00ED15EB">
            <w:rPr>
              <w:sz w:val="20"/>
              <w:szCs w:val="20"/>
              <w:lang w:val="en-GB"/>
            </w:rPr>
            <w:delText xml:space="preserve">. Under </w:delText>
          </w:r>
          <w:r w:rsidR="007E0FEF" w:rsidDel="00ED15EB">
            <w:rPr>
              <w:sz w:val="20"/>
              <w:szCs w:val="20"/>
              <w:lang w:val="en-GB"/>
            </w:rPr>
            <w:delText>this</w:delText>
          </w:r>
          <w:r w:rsidR="007E0FEF" w:rsidRPr="001969DC" w:rsidDel="00ED15EB">
            <w:rPr>
              <w:sz w:val="20"/>
              <w:szCs w:val="20"/>
              <w:lang w:val="en-GB"/>
            </w:rPr>
            <w:delText xml:space="preserve"> </w:delText>
          </w:r>
        </w:del>
        <w:del w:id="78" w:author="George Sugihara" w:date="2010-02-17T17:05:00Z">
          <w:r w:rsidR="007E0FEF" w:rsidRPr="001969DC" w:rsidDel="00ED15EB">
            <w:rPr>
              <w:sz w:val="20"/>
              <w:szCs w:val="20"/>
              <w:lang w:val="en-GB"/>
            </w:rPr>
            <w:delText>cap,</w:delText>
          </w:r>
        </w:del>
        <w:del w:id="79" w:author="George Sugihara" w:date="2010-02-17T17:06:00Z">
          <w:r w:rsidR="007E0FEF" w:rsidRPr="001969DC" w:rsidDel="00ED15EB">
            <w:rPr>
              <w:sz w:val="20"/>
              <w:szCs w:val="20"/>
              <w:lang w:val="en-GB"/>
            </w:rPr>
            <w:delText xml:space="preserve"> the </w:delText>
          </w:r>
        </w:del>
        <w:del w:id="80" w:author="George Sugihara" w:date="2010-02-17T17:39:00Z">
          <w:r w:rsidR="007E0FEF" w:rsidRPr="001969DC" w:rsidDel="00307E5F">
            <w:rPr>
              <w:sz w:val="20"/>
              <w:szCs w:val="20"/>
              <w:lang w:val="en-GB"/>
            </w:rPr>
            <w:delText>pollock fishery w</w:delText>
          </w:r>
          <w:r w:rsidR="007E0FEF" w:rsidDel="00307E5F">
            <w:rPr>
              <w:sz w:val="20"/>
              <w:szCs w:val="20"/>
              <w:lang w:val="en-GB"/>
            </w:rPr>
            <w:delText>ill be</w:delText>
          </w:r>
          <w:r w:rsidR="007E0FEF" w:rsidRPr="001969DC" w:rsidDel="00307E5F">
            <w:rPr>
              <w:sz w:val="20"/>
              <w:szCs w:val="20"/>
              <w:lang w:val="en-GB"/>
            </w:rPr>
            <w:delText xml:space="preserve"> close</w:delText>
          </w:r>
          <w:r w:rsidR="007E0FEF" w:rsidDel="00307E5F">
            <w:rPr>
              <w:sz w:val="20"/>
              <w:szCs w:val="20"/>
              <w:lang w:val="en-GB"/>
            </w:rPr>
            <w:delText>d</w:delText>
          </w:r>
          <w:r w:rsidR="00262FB9" w:rsidDel="00307E5F">
            <w:rPr>
              <w:sz w:val="20"/>
              <w:szCs w:val="20"/>
              <w:lang w:val="en-GB"/>
            </w:rPr>
            <w:delText xml:space="preserve"> immediately if </w:delText>
          </w:r>
        </w:del>
      </w:ins>
      <w:ins w:id="81" w:author="hye" w:date="2010-02-17T08:17:00Z">
        <w:del w:id="82" w:author="George Sugihara" w:date="2010-02-17T17:06:00Z">
          <w:r w:rsidR="00262FB9" w:rsidDel="00ED15EB">
            <w:rPr>
              <w:sz w:val="20"/>
              <w:szCs w:val="20"/>
              <w:lang w:val="en-GB"/>
            </w:rPr>
            <w:delText>it</w:delText>
          </w:r>
        </w:del>
      </w:ins>
      <w:ins w:id="83" w:author="hye" w:date="2010-02-17T08:05:00Z">
        <w:del w:id="84" w:author="George Sugihara" w:date="2010-02-17T17:39:00Z">
          <w:r w:rsidR="007E0FEF" w:rsidRPr="001969DC" w:rsidDel="00307E5F">
            <w:rPr>
              <w:sz w:val="20"/>
              <w:szCs w:val="20"/>
              <w:lang w:val="en-GB"/>
            </w:rPr>
            <w:delText xml:space="preserve"> is exceeded. Th</w:delText>
          </w:r>
        </w:del>
        <w:del w:id="85" w:author="George Sugihara" w:date="2010-02-17T17:10:00Z">
          <w:r w:rsidR="007E0FEF" w:rsidRPr="001969DC" w:rsidDel="00ED15EB">
            <w:rPr>
              <w:sz w:val="20"/>
              <w:szCs w:val="20"/>
              <w:lang w:val="en-GB"/>
            </w:rPr>
            <w:delText>e</w:delText>
          </w:r>
        </w:del>
        <w:del w:id="86" w:author="George Sugihara" w:date="2010-02-17T17:39:00Z">
          <w:r w:rsidR="007E0FEF" w:rsidRPr="001969DC" w:rsidDel="00307E5F">
            <w:rPr>
              <w:sz w:val="20"/>
              <w:szCs w:val="20"/>
              <w:lang w:val="en-GB"/>
            </w:rPr>
            <w:delText xml:space="preserve"> potentially binding limit</w:delText>
          </w:r>
        </w:del>
        <w:del w:id="87" w:author="George Sugihara" w:date="2010-02-17T17:10:00Z">
          <w:r w:rsidR="007E0FEF" w:rsidRPr="001969DC" w:rsidDel="00ED15EB">
            <w:rPr>
              <w:sz w:val="20"/>
              <w:szCs w:val="20"/>
              <w:lang w:val="en-GB"/>
            </w:rPr>
            <w:delText xml:space="preserve">s </w:delText>
          </w:r>
        </w:del>
        <w:del w:id="88" w:author="George Sugihara" w:date="2010-02-17T17:39:00Z">
          <w:r w:rsidR="007E0FEF" w:rsidRPr="001969DC" w:rsidDel="00307E5F">
            <w:rPr>
              <w:sz w:val="20"/>
              <w:szCs w:val="20"/>
              <w:lang w:val="en-GB"/>
            </w:rPr>
            <w:delText>on Chinook salmon bycatch threat</w:delText>
          </w:r>
        </w:del>
        <w:del w:id="89" w:author="George Sugihara" w:date="2010-02-17T17:10:00Z">
          <w:r w:rsidR="007E0FEF" w:rsidRPr="001969DC" w:rsidDel="00ED15EB">
            <w:rPr>
              <w:sz w:val="20"/>
              <w:szCs w:val="20"/>
              <w:lang w:val="en-GB"/>
            </w:rPr>
            <w:delText>en</w:delText>
          </w:r>
        </w:del>
        <w:del w:id="90" w:author="George Sugihara" w:date="2010-02-17T17:39:00Z">
          <w:r w:rsidR="007E0FEF" w:rsidRPr="001969DC" w:rsidDel="00307E5F">
            <w:rPr>
              <w:sz w:val="20"/>
              <w:szCs w:val="20"/>
              <w:lang w:val="en-GB"/>
            </w:rPr>
            <w:delText xml:space="preserve"> to reignite the race-for-fish and dissipate the substantial profits that characterize the current fishery. Moreover, because bycatch rates are proxies for Chinook salmon abundance, a simple cap could have the perverse consequence of being most restrictive when Chinook salmon are relatively abundant and least restrictive when</w:delText>
          </w:r>
          <w:r w:rsidR="006C687D" w:rsidDel="00307E5F">
            <w:rPr>
              <w:sz w:val="20"/>
              <w:szCs w:val="20"/>
              <w:lang w:val="en-GB"/>
            </w:rPr>
            <w:delText xml:space="preserve"> Chinook salmon are rare and in</w:delText>
          </w:r>
          <w:r w:rsidR="007E0FEF" w:rsidRPr="001969DC" w:rsidDel="00307E5F">
            <w:rPr>
              <w:sz w:val="20"/>
              <w:szCs w:val="20"/>
              <w:lang w:val="en-GB"/>
            </w:rPr>
            <w:delText xml:space="preserve"> need of protection. We show that a </w:delText>
          </w:r>
        </w:del>
      </w:ins>
      <w:ins w:id="91" w:author="hye" w:date="2010-02-17T08:11:00Z">
        <w:del w:id="92" w:author="George Sugihara" w:date="2010-02-17T17:39:00Z">
          <w:r w:rsidR="00CE31F2" w:rsidDel="00307E5F">
            <w:rPr>
              <w:sz w:val="20"/>
              <w:szCs w:val="20"/>
              <w:lang w:val="en-GB"/>
            </w:rPr>
            <w:delText xml:space="preserve">comprehensive incentive plan </w:delText>
          </w:r>
        </w:del>
        <w:del w:id="93" w:author="George Sugihara" w:date="2010-02-17T17:03:00Z">
          <w:r w:rsidR="00CE31F2" w:rsidDel="00ED15EB">
            <w:rPr>
              <w:sz w:val="20"/>
              <w:szCs w:val="20"/>
              <w:lang w:val="en-GB"/>
            </w:rPr>
            <w:delText>using</w:delText>
          </w:r>
        </w:del>
        <w:del w:id="94" w:author="George Sugihara" w:date="2010-02-17T17:39:00Z">
          <w:r w:rsidR="00CE31F2" w:rsidDel="00307E5F">
            <w:rPr>
              <w:sz w:val="20"/>
              <w:szCs w:val="20"/>
              <w:lang w:val="en-GB"/>
            </w:rPr>
            <w:delText xml:space="preserve"> a </w:delText>
          </w:r>
        </w:del>
      </w:ins>
      <w:ins w:id="95" w:author="hye" w:date="2010-02-17T08:05:00Z">
        <w:del w:id="96" w:author="George Sugihara" w:date="2010-02-17T17:39:00Z">
          <w:r w:rsidR="007E0FEF" w:rsidRPr="001969DC" w:rsidDel="00307E5F">
            <w:rPr>
              <w:sz w:val="20"/>
              <w:szCs w:val="20"/>
              <w:lang w:val="en-GB"/>
            </w:rPr>
            <w:delText xml:space="preserve">particular form of individual bycatch quota, the Individual Tradable Encounter Credit (ITEC), can </w:delText>
          </w:r>
        </w:del>
      </w:ins>
      <w:ins w:id="97" w:author="hye" w:date="2010-02-17T08:13:00Z">
        <w:del w:id="98" w:author="George Sugihara" w:date="2010-02-17T17:39:00Z">
          <w:r w:rsidR="00262FB9" w:rsidDel="00307E5F">
            <w:rPr>
              <w:sz w:val="20"/>
              <w:szCs w:val="20"/>
              <w:lang w:val="en-GB"/>
            </w:rPr>
            <w:delText>protect Chinook salmon</w:delText>
          </w:r>
        </w:del>
      </w:ins>
      <w:ins w:id="99" w:author="hye" w:date="2010-02-17T08:05:00Z">
        <w:del w:id="100" w:author="George Sugihara" w:date="2010-02-17T17:39:00Z">
          <w:r w:rsidR="007E0FEF" w:rsidRPr="001969DC" w:rsidDel="00307E5F">
            <w:rPr>
              <w:sz w:val="20"/>
              <w:szCs w:val="20"/>
              <w:lang w:val="en-GB"/>
            </w:rPr>
            <w:delText xml:space="preserve"> even when the hard cap is not binding, while concurrently minimizing the </w:delText>
          </w:r>
          <w:r w:rsidR="007E0FEF" w:rsidDel="00307E5F">
            <w:rPr>
              <w:sz w:val="20"/>
              <w:szCs w:val="20"/>
              <w:lang w:val="en-GB"/>
            </w:rPr>
            <w:delText xml:space="preserve">industry </w:delText>
          </w:r>
          <w:r w:rsidR="007E0FEF" w:rsidRPr="001969DC" w:rsidDel="00307E5F">
            <w:rPr>
              <w:sz w:val="20"/>
              <w:szCs w:val="20"/>
              <w:lang w:val="en-GB"/>
            </w:rPr>
            <w:delText>cost of Chinook salmon avoidance.</w:delText>
          </w:r>
        </w:del>
      </w:ins>
      <w:ins w:id="101" w:author="George Sugihara" w:date="2010-02-17T17:41:00Z">
        <w:r>
          <w:rPr>
            <w:sz w:val="20"/>
            <w:szCs w:val="20"/>
            <w:lang w:val="en-GB"/>
          </w:rPr>
          <w:t xml:space="preserve"> </w:t>
        </w:r>
      </w:ins>
      <w:ins w:id="102" w:author="George Sugihara" w:date="2010-02-17T17:42:00Z">
        <w:r w:rsidR="00861337">
          <w:rPr>
            <w:sz w:val="20"/>
            <w:szCs w:val="20"/>
            <w:lang w:val="en-GB"/>
          </w:rPr>
          <w:t xml:space="preserve"> Under this plan, i</w:t>
        </w:r>
        <w:r w:rsidR="008324EC">
          <w:rPr>
            <w:sz w:val="20"/>
            <w:szCs w:val="20"/>
            <w:lang w:val="en-GB"/>
          </w:rPr>
          <w:t>ncentives for bycatch avoidance are strongest when salmon are rare</w:t>
        </w:r>
      </w:ins>
      <w:ins w:id="103" w:author="George Sugihara" w:date="2010-02-17T17:50:00Z">
        <w:r w:rsidR="006B5B10">
          <w:rPr>
            <w:sz w:val="20"/>
            <w:szCs w:val="20"/>
            <w:lang w:val="en-GB"/>
          </w:rPr>
          <w:t xml:space="preserve">, and </w:t>
        </w:r>
      </w:ins>
      <w:ins w:id="104" w:author="George Sugihara" w:date="2010-02-17T17:54:00Z">
        <w:r w:rsidR="00205E6A">
          <w:rPr>
            <w:sz w:val="20"/>
            <w:szCs w:val="20"/>
            <w:lang w:val="en-GB"/>
          </w:rPr>
          <w:t>reflect</w:t>
        </w:r>
      </w:ins>
      <w:ins w:id="105" w:author="George Sugihara" w:date="2010-02-17T17:49:00Z">
        <w:r w:rsidR="008324EC">
          <w:rPr>
            <w:sz w:val="20"/>
            <w:szCs w:val="20"/>
            <w:lang w:val="en-GB"/>
          </w:rPr>
          <w:t xml:space="preserve"> the</w:t>
        </w:r>
      </w:ins>
      <w:ins w:id="106" w:author="George Sugihara" w:date="2010-02-17T17:42:00Z">
        <w:r w:rsidR="008324EC">
          <w:rPr>
            <w:sz w:val="20"/>
            <w:szCs w:val="20"/>
            <w:lang w:val="en-GB"/>
          </w:rPr>
          <w:t xml:space="preserve"> true cost of </w:t>
        </w:r>
      </w:ins>
      <w:ins w:id="107" w:author="George Sugihara" w:date="2010-02-17T17:43:00Z">
        <w:r w:rsidR="008324EC">
          <w:rPr>
            <w:sz w:val="20"/>
            <w:szCs w:val="20"/>
            <w:lang w:val="en-GB"/>
          </w:rPr>
          <w:t xml:space="preserve">salmon </w:t>
        </w:r>
      </w:ins>
      <w:ins w:id="108" w:author="George Sugihara" w:date="2010-02-17T17:42:00Z">
        <w:r w:rsidR="008324EC">
          <w:rPr>
            <w:sz w:val="20"/>
            <w:szCs w:val="20"/>
            <w:lang w:val="en-GB"/>
          </w:rPr>
          <w:t>bycatch</w:t>
        </w:r>
      </w:ins>
    </w:p>
    <w:p w:rsidR="00E560D2" w:rsidRPr="001969DC" w:rsidRDefault="00E560D2" w:rsidP="00E560D2">
      <w:pPr>
        <w:spacing w:line="480" w:lineRule="auto"/>
        <w:outlineLvl w:val="0"/>
        <w:rPr>
          <w:b/>
        </w:rPr>
      </w:pPr>
      <w:r>
        <w:rPr>
          <w:b/>
        </w:rPr>
        <w:br w:type="page"/>
      </w:r>
      <w:r w:rsidRPr="001969DC">
        <w:rPr>
          <w:b/>
        </w:rPr>
        <w:t>Introduction</w:t>
      </w:r>
    </w:p>
    <w:p w:rsidR="00232803" w:rsidRPr="00DE5FC3" w:rsidRDefault="00232803" w:rsidP="00E560D2">
      <w:pPr>
        <w:spacing w:line="480" w:lineRule="auto"/>
        <w:rPr>
          <w:ins w:id="109" w:author="George Sugihara" w:date="2010-02-17T17:55:00Z"/>
          <w:i/>
          <w:sz w:val="22"/>
          <w:szCs w:val="22"/>
          <w:u w:val="single"/>
          <w:rPrChange w:id="110" w:author="George Sugihara" w:date="2010-02-17T17:58:00Z">
            <w:rPr>
              <w:ins w:id="111" w:author="George Sugihara" w:date="2010-02-17T17:55:00Z"/>
              <w:sz w:val="22"/>
              <w:szCs w:val="22"/>
            </w:rPr>
          </w:rPrChange>
        </w:rPr>
      </w:pPr>
      <w:ins w:id="112" w:author="George Sugihara" w:date="2010-02-17T17:55:00Z">
        <w:r w:rsidRPr="00DE5FC3">
          <w:rPr>
            <w:i/>
            <w:sz w:val="22"/>
            <w:szCs w:val="22"/>
            <w:u w:val="single"/>
            <w:rPrChange w:id="113" w:author="George Sugihara" w:date="2010-02-17T17:58:00Z">
              <w:rPr>
                <w:sz w:val="22"/>
                <w:szCs w:val="22"/>
              </w:rPr>
            </w:rPrChange>
          </w:rPr>
          <w:t>The Industry:</w:t>
        </w:r>
      </w:ins>
    </w:p>
    <w:p w:rsidR="00E560D2" w:rsidRPr="001969DC" w:rsidRDefault="00E560D2" w:rsidP="00E560D2">
      <w:pPr>
        <w:numPr>
          <w:ins w:id="114" w:author="George Sugihara" w:date="2010-02-17T17:55:00Z"/>
        </w:numPr>
        <w:spacing w:line="480" w:lineRule="auto"/>
        <w:rPr>
          <w:sz w:val="22"/>
          <w:szCs w:val="22"/>
        </w:rPr>
      </w:pPr>
      <w:r w:rsidRPr="001969DC">
        <w:rPr>
          <w:sz w:val="22"/>
          <w:szCs w:val="22"/>
        </w:rPr>
        <w:t>The Eastern Bering Sea and Aleutian Islands (BSAI) fishery for pollock (</w:t>
      </w:r>
      <w:r w:rsidRPr="001969DC">
        <w:rPr>
          <w:i/>
          <w:sz w:val="22"/>
          <w:szCs w:val="22"/>
        </w:rPr>
        <w:t>Theragra chalcogramma</w:t>
      </w:r>
      <w:r w:rsidRPr="001969DC">
        <w:rPr>
          <w:sz w:val="22"/>
          <w:szCs w:val="22"/>
        </w:rPr>
        <w:t xml:space="preserve">) yields gross exvessel revenues in excess of $300 million and a first wholesale value over $1 billion (Hiatt et al., 2008); it is, arguably, the premier U.S. fishery. BSAI pollock first attracted the attention of foreign distant water fleets in 1960s and early 1970s. </w:t>
      </w:r>
      <w:r>
        <w:rPr>
          <w:sz w:val="22"/>
          <w:szCs w:val="22"/>
        </w:rPr>
        <w:t>Americanization of t</w:t>
      </w:r>
      <w:r w:rsidRPr="001969DC">
        <w:rPr>
          <w:sz w:val="22"/>
          <w:szCs w:val="22"/>
        </w:rPr>
        <w:t>he fishery began</w:t>
      </w:r>
      <w:r>
        <w:rPr>
          <w:sz w:val="22"/>
          <w:szCs w:val="22"/>
        </w:rPr>
        <w:t xml:space="preserve"> in 1976</w:t>
      </w:r>
      <w:r w:rsidRPr="001969DC">
        <w:rPr>
          <w:sz w:val="22"/>
          <w:szCs w:val="22"/>
        </w:rPr>
        <w:t xml:space="preserve"> following passage of what has become known as the Magnuson-Stevens Fishery Conservation and Management Act (MSFCMA). Between 1976 and the mid-1980s, the BSAI fishery transformed from a foreign permitted fishery, to a joint-venture fishery composed of domestic catcher boats and foreign motherships. By 1990, the foreign motherships </w:t>
      </w:r>
      <w:r>
        <w:rPr>
          <w:sz w:val="22"/>
          <w:szCs w:val="22"/>
        </w:rPr>
        <w:t>were</w:t>
      </w:r>
      <w:r w:rsidRPr="001969DC">
        <w:rPr>
          <w:sz w:val="22"/>
          <w:szCs w:val="22"/>
        </w:rPr>
        <w:t xml:space="preserve"> replaced by U.S.-flagged catcher boats that delivered to shore-based processing plants, U.S.-flagged catcher boats that delivered to U.S.-flagged motherships, U.S.-flagged catcher-processors</w:t>
      </w:r>
      <w:r>
        <w:rPr>
          <w:sz w:val="22"/>
          <w:szCs w:val="22"/>
        </w:rPr>
        <w:t>,</w:t>
      </w:r>
      <w:r w:rsidRPr="001969DC">
        <w:rPr>
          <w:sz w:val="22"/>
          <w:szCs w:val="22"/>
        </w:rPr>
        <w:t xml:space="preserve"> and U.S.-flagged catcher boats that delivered to the catcher-processors. The impetus for this rapid evolution in ownership and organization w</w:t>
      </w:r>
      <w:r>
        <w:rPr>
          <w:sz w:val="22"/>
          <w:szCs w:val="22"/>
        </w:rPr>
        <w:t>as</w:t>
      </w:r>
      <w:r w:rsidRPr="001969DC">
        <w:rPr>
          <w:sz w:val="22"/>
          <w:szCs w:val="22"/>
        </w:rPr>
        <w:t xml:space="preserve"> the domestic preference provisions included in the MSFCMA, federally</w:t>
      </w:r>
      <w:r>
        <w:rPr>
          <w:sz w:val="22"/>
          <w:szCs w:val="22"/>
        </w:rPr>
        <w:t xml:space="preserve"> </w:t>
      </w:r>
      <w:r w:rsidRPr="001969DC">
        <w:rPr>
          <w:sz w:val="22"/>
          <w:szCs w:val="22"/>
        </w:rPr>
        <w:t xml:space="preserve">supported vessel construction loan programs, and the first-come-first-serve ownership by capture rules that determined how the total allowable catch (TAC) was to be divvied up.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Because there were no restrictions on the entry of additional U.S.-flagged catcher boats or catcher-processors and no limits on the construction or expansion of shore-based processing facilities, Americanization was not the hoped-for panacea. Indeed, by as early as 1991, harvesting capacity had expanded enough to harvest more than double the BSAI pollock TAC and processing capacity had expanded enough to handle one-and-a-half times the TAC (NPFMC 1991). Special interest groups representing shore-based processors and the vessels that delivered to them and special interest groups representing the catcher-processor sector began to seek conflicting preferential sector allocations from the North Pacific Fishery Management Council (NPFMC). This initial Inshore-Offshore </w:t>
      </w:r>
      <w:r>
        <w:rPr>
          <w:sz w:val="22"/>
          <w:szCs w:val="22"/>
        </w:rPr>
        <w:t>battle</w:t>
      </w:r>
      <w:r w:rsidRPr="001969DC">
        <w:rPr>
          <w:sz w:val="22"/>
          <w:szCs w:val="22"/>
        </w:rPr>
        <w:t xml:space="preserve"> </w:t>
      </w:r>
      <w:r>
        <w:rPr>
          <w:sz w:val="22"/>
          <w:szCs w:val="22"/>
        </w:rPr>
        <w:t>resulted in</w:t>
      </w:r>
      <w:r w:rsidRPr="001969DC">
        <w:rPr>
          <w:sz w:val="22"/>
          <w:szCs w:val="22"/>
        </w:rPr>
        <w:t xml:space="preserve"> the creation of fixed allocations: 30.6% to the inshore sector (catcher vessels that delivered to shore-based processors and motherships operating within state waters)</w:t>
      </w:r>
      <w:r>
        <w:rPr>
          <w:sz w:val="22"/>
          <w:szCs w:val="22"/>
        </w:rPr>
        <w:t>;</w:t>
      </w:r>
      <w:r w:rsidRPr="001969DC">
        <w:rPr>
          <w:sz w:val="22"/>
          <w:szCs w:val="22"/>
        </w:rPr>
        <w:t xml:space="preserve"> 56.9% to the offshore sector (catcher-processors, motherships operating outside state waters but within the EEZ, and catcher vessels that delivered to those catcher-processors and motherships)</w:t>
      </w:r>
      <w:r>
        <w:rPr>
          <w:sz w:val="22"/>
          <w:szCs w:val="22"/>
        </w:rPr>
        <w:t>;</w:t>
      </w:r>
      <w:r w:rsidRPr="001969DC">
        <w:rPr>
          <w:sz w:val="22"/>
          <w:szCs w:val="22"/>
        </w:rPr>
        <w:t xml:space="preserve"> 7.5% as community development quota (CDQ) to be allocated by the state to entities formed of representatives of qualified western Alaskan communities (Ginter 1995; NRC 1998)</w:t>
      </w:r>
      <w:r>
        <w:rPr>
          <w:sz w:val="22"/>
          <w:szCs w:val="22"/>
        </w:rPr>
        <w:t>;</w:t>
      </w:r>
      <w:r w:rsidRPr="001969DC">
        <w:rPr>
          <w:sz w:val="22"/>
          <w:szCs w:val="22"/>
        </w:rPr>
        <w:t xml:space="preserve"> and</w:t>
      </w:r>
      <w:r>
        <w:rPr>
          <w:sz w:val="22"/>
          <w:szCs w:val="22"/>
        </w:rPr>
        <w:t>,</w:t>
      </w:r>
      <w:r w:rsidRPr="001969DC">
        <w:rPr>
          <w:sz w:val="22"/>
          <w:szCs w:val="22"/>
        </w:rPr>
        <w:t xml:space="preserve"> 5% set aside for bycatch of pollock in other fisheries. As harvesting and processing capacity continued to expand, the inshore-offshore battle was reprised in 1995 (NPFMC 1995) and again in 1998 (NPFMC 1998)—where the inshore sector was awarded ever increasing shares of the TAC. Congress intervened in 1998 and </w:t>
      </w:r>
      <w:r>
        <w:rPr>
          <w:sz w:val="22"/>
          <w:szCs w:val="22"/>
        </w:rPr>
        <w:t>established</w:t>
      </w:r>
      <w:r w:rsidRPr="001969DC">
        <w:rPr>
          <w:sz w:val="22"/>
          <w:szCs w:val="22"/>
        </w:rPr>
        <w:t xml:space="preserve"> permanent allocations in the American Fisheries Act (AFA): 43.6% to catcher vessels that delivered to shore-based plants, 8.5% to catcher vessels that deliver to motherships, 31.9% to catcher-processors, 3% to catcher vessels that delivered to catcher-processors, 10% to CDQ entities, and a 2.8% set aside for bycatch of pollock in other fisheries. In addition, the AFA placed a moratorium on the entry of new vessels, set parameters for the formation of cooperatives within sectors, and provided funds to buy out nine of the twenty-nine then active catcher-processors (AFA 1998). All sectors quickly organized under intercooperative agreements</w:t>
      </w:r>
      <w:r>
        <w:rPr>
          <w:sz w:val="22"/>
          <w:szCs w:val="22"/>
        </w:rPr>
        <w:t>—</w:t>
      </w:r>
      <w:r w:rsidRPr="001969DC">
        <w:rPr>
          <w:sz w:val="22"/>
          <w:szCs w:val="22"/>
        </w:rPr>
        <w:t>civil contracts</w:t>
      </w:r>
      <w:r>
        <w:rPr>
          <w:sz w:val="22"/>
          <w:szCs w:val="22"/>
        </w:rPr>
        <w:t>—</w:t>
      </w:r>
      <w:r w:rsidRPr="001969DC">
        <w:rPr>
          <w:sz w:val="22"/>
          <w:szCs w:val="22"/>
        </w:rPr>
        <w:t>that created sub-sector allocations to each firm. Sub-sector allocations share many of the characteristics of individual fishing quotas (IFQs): they represent an assured opportunity to harvest a known fraction of the TAC and they can be sold or leased within their sector. Since implementation of the intercooperative agreements, the catcher boat and catcher processor fleets have consolidated and become more economically efficient, utilization rates (pounds of finished product per pound of fish caught) have increased, production has shifted towards higher-value product forms, and economic returns have increased (Criddle and Macinko 2000; Anderson 2002; Felthoven 2002; and NPFMC 2002).</w:t>
      </w:r>
    </w:p>
    <w:p w:rsidR="00DE5FC3" w:rsidRDefault="00DE5FC3" w:rsidP="00DE5FC3">
      <w:pPr>
        <w:numPr>
          <w:ins w:id="115" w:author="George Sugihara" w:date="2010-02-17T17:57:00Z"/>
        </w:numPr>
        <w:spacing w:line="480" w:lineRule="auto"/>
        <w:rPr>
          <w:ins w:id="116" w:author="George Sugihara" w:date="2010-02-17T17:57:00Z"/>
          <w:sz w:val="22"/>
          <w:szCs w:val="22"/>
        </w:rPr>
      </w:pPr>
    </w:p>
    <w:p w:rsidR="00DE5FC3" w:rsidRPr="00DE5FC3" w:rsidRDefault="00DE5FC3" w:rsidP="00E560D2">
      <w:pPr>
        <w:numPr>
          <w:ins w:id="117" w:author="Unknown"/>
        </w:numPr>
        <w:spacing w:line="480" w:lineRule="auto"/>
        <w:rPr>
          <w:i/>
          <w:sz w:val="22"/>
          <w:szCs w:val="22"/>
          <w:u w:val="single"/>
          <w:rPrChange w:id="118" w:author="George Sugihara" w:date="2010-02-17T17:58:00Z">
            <w:rPr>
              <w:sz w:val="22"/>
              <w:szCs w:val="22"/>
            </w:rPr>
          </w:rPrChange>
        </w:rPr>
      </w:pPr>
      <w:ins w:id="119" w:author="George Sugihara" w:date="2010-02-17T17:57:00Z">
        <w:r w:rsidRPr="00DE5FC3">
          <w:rPr>
            <w:i/>
            <w:sz w:val="22"/>
            <w:szCs w:val="22"/>
            <w:u w:val="single"/>
            <w:rPrChange w:id="120" w:author="George Sugihara" w:date="2010-02-17T17:58:00Z">
              <w:rPr>
                <w:sz w:val="22"/>
                <w:szCs w:val="22"/>
              </w:rPr>
            </w:rPrChange>
          </w:rPr>
          <w:t>Chinook Salmon Bycatch</w:t>
        </w:r>
      </w:ins>
    </w:p>
    <w:p w:rsidR="00E560D2" w:rsidRDefault="00E560D2" w:rsidP="00E560D2">
      <w:pPr>
        <w:spacing w:line="480" w:lineRule="auto"/>
        <w:rPr>
          <w:sz w:val="22"/>
          <w:szCs w:val="22"/>
        </w:rPr>
      </w:pPr>
      <w:r w:rsidRPr="001969DC">
        <w:rPr>
          <w:sz w:val="22"/>
          <w:szCs w:val="22"/>
        </w:rPr>
        <w:t xml:space="preserve">The pollock fishery uses mid-water trawls to target schools of pollock. This fishery has very low bycatch rates (e.g., 1.1% by weight in 2006 and 1.2% by weight in 2007) and even lower discard rates (e.g., 0.28% in 2006 and 0.30% in 2007) (Hiatt et al. 2008). Nevertheless, the magnitude of pollock catches </w:t>
      </w:r>
      <w:r>
        <w:rPr>
          <w:sz w:val="22"/>
          <w:szCs w:val="22"/>
        </w:rPr>
        <w:t>is</w:t>
      </w:r>
      <w:r w:rsidRPr="001969DC">
        <w:rPr>
          <w:sz w:val="22"/>
          <w:szCs w:val="22"/>
        </w:rPr>
        <w:t xml:space="preserve"> so large that even minor bycatch rates represent substantial levels of bycatch mortality. In 2007, for example, bycatch mortality included 264 mt of halibut (</w:t>
      </w:r>
      <w:r w:rsidRPr="001969DC">
        <w:rPr>
          <w:i/>
          <w:sz w:val="22"/>
          <w:szCs w:val="22"/>
        </w:rPr>
        <w:t>Hippoglossus stenolepis</w:t>
      </w:r>
      <w:r w:rsidRPr="001969DC">
        <w:rPr>
          <w:sz w:val="22"/>
          <w:szCs w:val="22"/>
        </w:rPr>
        <w:t>), 338 mt of herring (</w:t>
      </w:r>
      <w:r w:rsidRPr="001969DC">
        <w:rPr>
          <w:i/>
          <w:sz w:val="22"/>
          <w:szCs w:val="22"/>
        </w:rPr>
        <w:t>Clupea pallasi</w:t>
      </w:r>
      <w:r w:rsidRPr="001969DC">
        <w:rPr>
          <w:sz w:val="22"/>
          <w:szCs w:val="22"/>
        </w:rPr>
        <w:t>), 3.8 thousand crabs (</w:t>
      </w:r>
      <w:r w:rsidRPr="001969DC">
        <w:rPr>
          <w:i/>
          <w:sz w:val="22"/>
          <w:szCs w:val="22"/>
        </w:rPr>
        <w:t>Paralithodes sp</w:t>
      </w:r>
      <w:r w:rsidRPr="001969DC">
        <w:rPr>
          <w:sz w:val="22"/>
          <w:szCs w:val="22"/>
        </w:rPr>
        <w:t xml:space="preserve">., </w:t>
      </w:r>
      <w:r w:rsidRPr="001969DC">
        <w:rPr>
          <w:i/>
          <w:sz w:val="22"/>
          <w:szCs w:val="22"/>
        </w:rPr>
        <w:t>Chionoecetes sp</w:t>
      </w:r>
      <w:r w:rsidRPr="001969DC">
        <w:rPr>
          <w:sz w:val="22"/>
          <w:szCs w:val="22"/>
        </w:rPr>
        <w:t xml:space="preserve">., and </w:t>
      </w:r>
      <w:r w:rsidRPr="001969DC">
        <w:rPr>
          <w:i/>
          <w:sz w:val="22"/>
          <w:szCs w:val="22"/>
        </w:rPr>
        <w:t>Lithodes sp</w:t>
      </w:r>
      <w:r w:rsidRPr="001969DC">
        <w:rPr>
          <w:sz w:val="22"/>
          <w:szCs w:val="22"/>
        </w:rPr>
        <w:t xml:space="preserve">.), 109.1 thousand Chinook salmon </w:t>
      </w:r>
      <w:r w:rsidRPr="001969DC">
        <w:rPr>
          <w:sz w:val="22"/>
          <w:szCs w:val="22"/>
          <w:lang w:val="en-GB"/>
        </w:rPr>
        <w:t>(</w:t>
      </w:r>
      <w:r w:rsidRPr="001969DC">
        <w:rPr>
          <w:i/>
          <w:sz w:val="22"/>
          <w:szCs w:val="22"/>
        </w:rPr>
        <w:t>Oncorhynchus tshawytscha</w:t>
      </w:r>
      <w:r w:rsidRPr="001969DC">
        <w:rPr>
          <w:sz w:val="22"/>
          <w:szCs w:val="22"/>
          <w:lang w:val="en-GB"/>
        </w:rPr>
        <w:t>)</w:t>
      </w:r>
      <w:r w:rsidRPr="001969DC">
        <w:rPr>
          <w:sz w:val="22"/>
          <w:szCs w:val="22"/>
        </w:rPr>
        <w:t>, and 83.3 thousand other salmon (</w:t>
      </w:r>
      <w:r w:rsidRPr="001969DC">
        <w:rPr>
          <w:i/>
          <w:sz w:val="22"/>
          <w:szCs w:val="22"/>
        </w:rPr>
        <w:t>O. sp.</w:t>
      </w:r>
      <w:r w:rsidRPr="001969DC">
        <w:rPr>
          <w:sz w:val="22"/>
          <w:szCs w:val="22"/>
        </w:rPr>
        <w:t xml:space="preserve">) (Hiatt et al., 2008). </w:t>
      </w:r>
      <w:r w:rsidR="006C687D">
        <w:rPr>
          <w:sz w:val="22"/>
          <w:szCs w:val="22"/>
        </w:rPr>
        <w:t xml:space="preserve"> </w:t>
      </w:r>
      <w:r w:rsidRPr="001969DC">
        <w:rPr>
          <w:sz w:val="22"/>
          <w:szCs w:val="22"/>
        </w:rPr>
        <w:t xml:space="preserve">Figure 1 depicts the recent history of Chinook salmon bycatch in the BSAI pollock fishery during the A-season (January, February, March) and B-season (June, July, August, September). </w:t>
      </w:r>
    </w:p>
    <w:p w:rsidR="00E560D2" w:rsidRDefault="00E560D2" w:rsidP="00E560D2">
      <w:pPr>
        <w:numPr>
          <w:ins w:id="121" w:author="George Sugihara" w:date="2010-02-17T17:56:00Z"/>
        </w:numPr>
        <w:spacing w:line="480" w:lineRule="auto"/>
        <w:rPr>
          <w:ins w:id="122" w:author="George Sugihara" w:date="2010-02-17T17:56:00Z"/>
          <w:sz w:val="22"/>
          <w:szCs w:val="22"/>
        </w:rPr>
      </w:pPr>
    </w:p>
    <w:p w:rsidR="00232803" w:rsidRPr="001969DC" w:rsidDel="00DE5FC3" w:rsidRDefault="00232803" w:rsidP="00E560D2">
      <w:pPr>
        <w:numPr>
          <w:ins w:id="123" w:author="Keith Criddle" w:date="2009-11-28T13:05:00Z"/>
        </w:numPr>
        <w:spacing w:line="480" w:lineRule="auto"/>
        <w:rPr>
          <w:del w:id="124" w:author="George Sugihara" w:date="2010-02-17T17:57:00Z"/>
          <w:sz w:val="22"/>
          <w:szCs w:val="22"/>
        </w:rPr>
      </w:pPr>
    </w:p>
    <w:p w:rsidR="00E560D2" w:rsidRDefault="00E560D2" w:rsidP="00E560D2">
      <w:pPr>
        <w:spacing w:line="480" w:lineRule="auto"/>
        <w:rPr>
          <w:ins w:id="125" w:author="George Sugihara" w:date="2010-02-17T17:59:00Z"/>
          <w:sz w:val="22"/>
          <w:szCs w:val="22"/>
        </w:rPr>
      </w:pPr>
      <w:r w:rsidRPr="001969DC">
        <w:rPr>
          <w:sz w:val="22"/>
          <w:szCs w:val="22"/>
        </w:rPr>
        <w:t>Past efforts to reduce Chinook salmon bycatch relied on combinations of fixed and dynamic spatial closures (NMFS 1995, NMFS 1999, NPFMC 2005). Failure of these measures to avert the large bycatches observed in 2005, 2006, and 2007 provided the impetus for adoption of an annual hard cap on Chinook salmon bycatch mortality (NPFMC 2008). In addition to being highly variable between seasons and across years, Chinook salmon bycatch varies between regions, and between hauls by like vessels fishing in like areas at like times. The causes of this variability are unknown as is the relationship between Chinook salmon bycatch and subsequent returns of mature salmon to the</w:t>
      </w:r>
      <w:r>
        <w:rPr>
          <w:sz w:val="22"/>
          <w:szCs w:val="22"/>
        </w:rPr>
        <w:t>ir natal</w:t>
      </w:r>
      <w:r w:rsidRPr="001969DC">
        <w:rPr>
          <w:sz w:val="22"/>
          <w:szCs w:val="22"/>
        </w:rPr>
        <w:t xml:space="preserve"> drainages. </w:t>
      </w:r>
      <w:ins w:id="126" w:author="hye" w:date="2010-02-15T14:30:00Z">
        <w:r w:rsidR="00A638D0">
          <w:rPr>
            <w:sz w:val="22"/>
            <w:szCs w:val="22"/>
          </w:rPr>
          <w:t>Analyses b</w:t>
        </w:r>
      </w:ins>
      <w:del w:id="127" w:author="hye" w:date="2010-02-15T14:30:00Z">
        <w:r w:rsidRPr="001969DC" w:rsidDel="00A638D0">
          <w:rPr>
            <w:sz w:val="22"/>
            <w:szCs w:val="22"/>
          </w:rPr>
          <w:delText>B</w:delText>
        </w:r>
      </w:del>
      <w:r w:rsidRPr="001969DC">
        <w:rPr>
          <w:sz w:val="22"/>
          <w:szCs w:val="22"/>
        </w:rPr>
        <w:t xml:space="preserve">ased on the results of genetic stock identification of Chinook salmon taken as bycatch, and on the age-distribution of bycaught Chinook salmon, NPFMC (2008), suggests that </w:t>
      </w:r>
      <w:r>
        <w:rPr>
          <w:sz w:val="22"/>
          <w:szCs w:val="22"/>
        </w:rPr>
        <w:t xml:space="preserve">average </w:t>
      </w:r>
      <w:r w:rsidRPr="001969DC">
        <w:rPr>
          <w:sz w:val="22"/>
          <w:szCs w:val="22"/>
        </w:rPr>
        <w:t>bycatch in the pollock fishery reduce</w:t>
      </w:r>
      <w:r>
        <w:rPr>
          <w:sz w:val="22"/>
          <w:szCs w:val="22"/>
        </w:rPr>
        <w:t>s</w:t>
      </w:r>
      <w:r w:rsidRPr="001969DC">
        <w:rPr>
          <w:sz w:val="22"/>
          <w:szCs w:val="22"/>
        </w:rPr>
        <w:t xml:space="preserve"> the </w:t>
      </w:r>
      <w:r>
        <w:rPr>
          <w:sz w:val="22"/>
          <w:szCs w:val="22"/>
        </w:rPr>
        <w:t xml:space="preserve">average (1994-2007) </w:t>
      </w:r>
      <w:r w:rsidRPr="001969DC">
        <w:rPr>
          <w:sz w:val="22"/>
          <w:szCs w:val="22"/>
        </w:rPr>
        <w:t xml:space="preserve">number of Chinook salmon available to target fisheries and to escapement by </w:t>
      </w:r>
      <w:r>
        <w:rPr>
          <w:sz w:val="22"/>
          <w:szCs w:val="22"/>
        </w:rPr>
        <w:t>35,706 in an average year</w:t>
      </w:r>
      <w:r w:rsidRPr="001969DC">
        <w:rPr>
          <w:sz w:val="22"/>
          <w:szCs w:val="22"/>
        </w:rPr>
        <w:t>. Of this total, it was estimated that 56.</w:t>
      </w:r>
      <w:r>
        <w:rPr>
          <w:sz w:val="22"/>
          <w:szCs w:val="22"/>
        </w:rPr>
        <w:t>3</w:t>
      </w:r>
      <w:r w:rsidRPr="001969DC">
        <w:rPr>
          <w:sz w:val="22"/>
          <w:szCs w:val="22"/>
        </w:rPr>
        <w:t>% (</w:t>
      </w:r>
      <w:r>
        <w:rPr>
          <w:sz w:val="22"/>
          <w:szCs w:val="22"/>
        </w:rPr>
        <w:t>20,097</w:t>
      </w:r>
      <w:r w:rsidRPr="001969DC">
        <w:rPr>
          <w:sz w:val="22"/>
          <w:szCs w:val="22"/>
        </w:rPr>
        <w:t>) would have returned to coastal streams in western Alaska, 12.4% (</w:t>
      </w:r>
      <w:r>
        <w:rPr>
          <w:sz w:val="22"/>
          <w:szCs w:val="22"/>
        </w:rPr>
        <w:t>4,430</w:t>
      </w:r>
      <w:r w:rsidRPr="001969DC">
        <w:rPr>
          <w:sz w:val="22"/>
          <w:szCs w:val="22"/>
        </w:rPr>
        <w:t>) would have returned to coastal streams along the northern Alaska Peninsula, 1.7% (</w:t>
      </w:r>
      <w:r>
        <w:rPr>
          <w:sz w:val="22"/>
          <w:szCs w:val="22"/>
        </w:rPr>
        <w:t>594</w:t>
      </w:r>
      <w:r w:rsidRPr="001969DC">
        <w:rPr>
          <w:sz w:val="22"/>
          <w:szCs w:val="22"/>
        </w:rPr>
        <w:t>) would have returned to the middle and upper Yukon drainage, 2</w:t>
      </w:r>
      <w:r>
        <w:rPr>
          <w:sz w:val="22"/>
          <w:szCs w:val="22"/>
        </w:rPr>
        <w:t>9.0</w:t>
      </w:r>
      <w:r w:rsidRPr="001969DC">
        <w:rPr>
          <w:sz w:val="22"/>
          <w:szCs w:val="22"/>
        </w:rPr>
        <w:t>% (</w:t>
      </w:r>
      <w:r>
        <w:rPr>
          <w:sz w:val="22"/>
          <w:szCs w:val="22"/>
        </w:rPr>
        <w:t>10,363</w:t>
      </w:r>
      <w:r w:rsidRPr="001969DC">
        <w:rPr>
          <w:sz w:val="22"/>
          <w:szCs w:val="22"/>
        </w:rPr>
        <w:t xml:space="preserve">) would have returned to the Gulf of Alaska, Southeast Alaska, </w:t>
      </w:r>
      <w:r>
        <w:rPr>
          <w:sz w:val="22"/>
          <w:szCs w:val="22"/>
        </w:rPr>
        <w:t xml:space="preserve">British Columbia, </w:t>
      </w:r>
      <w:r w:rsidRPr="001969DC">
        <w:rPr>
          <w:sz w:val="22"/>
          <w:szCs w:val="22"/>
        </w:rPr>
        <w:t>or</w:t>
      </w:r>
      <w:r>
        <w:rPr>
          <w:sz w:val="22"/>
          <w:szCs w:val="22"/>
        </w:rPr>
        <w:t xml:space="preserve"> the</w:t>
      </w:r>
      <w:r w:rsidRPr="001969DC">
        <w:rPr>
          <w:sz w:val="22"/>
          <w:szCs w:val="22"/>
        </w:rPr>
        <w:t xml:space="preserve"> Pacific Northwest. </w:t>
      </w:r>
    </w:p>
    <w:p w:rsidR="00DE5FC3" w:rsidRDefault="00DE5FC3" w:rsidP="00E560D2">
      <w:pPr>
        <w:numPr>
          <w:ins w:id="128" w:author="George Sugihara" w:date="2010-02-17T17:59:00Z"/>
        </w:numPr>
        <w:spacing w:line="480" w:lineRule="auto"/>
        <w:rPr>
          <w:ins w:id="129" w:author="George Sugihara" w:date="2010-02-17T17:59:00Z"/>
          <w:sz w:val="22"/>
          <w:szCs w:val="22"/>
        </w:rPr>
      </w:pPr>
    </w:p>
    <w:p w:rsidR="00DE5FC3" w:rsidRPr="00DE5FC3" w:rsidDel="00DE5FC3" w:rsidRDefault="00DE5FC3" w:rsidP="00E560D2">
      <w:pPr>
        <w:numPr>
          <w:ins w:id="130" w:author="George Sugihara" w:date="2010-02-17T17:59:00Z"/>
        </w:numPr>
        <w:spacing w:line="480" w:lineRule="auto"/>
        <w:rPr>
          <w:del w:id="131" w:author="George Sugihara" w:date="2010-02-17T17:59:00Z"/>
          <w:i/>
          <w:sz w:val="22"/>
          <w:szCs w:val="22"/>
          <w:u w:val="single"/>
          <w:rPrChange w:id="132" w:author="George Sugihara" w:date="2010-02-17T17:59:00Z">
            <w:rPr>
              <w:del w:id="133" w:author="George Sugihara" w:date="2010-02-17T17:59:00Z"/>
              <w:sz w:val="22"/>
              <w:szCs w:val="22"/>
            </w:rPr>
          </w:rPrChange>
        </w:rPr>
      </w:pPr>
      <w:ins w:id="134" w:author="George Sugihara" w:date="2010-02-17T17:59:00Z">
        <w:r w:rsidRPr="00DE5FC3">
          <w:rPr>
            <w:i/>
            <w:sz w:val="22"/>
            <w:szCs w:val="22"/>
            <w:u w:val="single"/>
            <w:rPrChange w:id="135" w:author="George Sugihara" w:date="2010-02-17T17:59:00Z">
              <w:rPr>
                <w:sz w:val="22"/>
                <w:szCs w:val="22"/>
              </w:rPr>
            </w:rPrChange>
          </w:rPr>
          <w:t>The PPA</w:t>
        </w:r>
      </w:ins>
    </w:p>
    <w:p w:rsidR="00E560D2" w:rsidRPr="001969DC" w:rsidRDefault="00E560D2" w:rsidP="00E560D2">
      <w:pPr>
        <w:numPr>
          <w:ins w:id="136" w:author="Unknown"/>
        </w:num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The Preliminary Preferred Alternative (PPA) selected by the NPFMC in April 2009 and submitted for approval by the Secretary of Commerce specifies a framework under which one of two binding caps would apply and specifies how those caps will be apportioned among the sectors and conditions under which they could be apportioned within sectors</w:t>
      </w:r>
      <w:r>
        <w:rPr>
          <w:sz w:val="22"/>
          <w:szCs w:val="22"/>
        </w:rPr>
        <w:t xml:space="preserve"> (NPFMC 2009b)</w:t>
      </w:r>
      <w:r w:rsidRPr="001969DC">
        <w:rPr>
          <w:sz w:val="22"/>
          <w:szCs w:val="22"/>
        </w:rPr>
        <w:t xml:space="preserve">. NPFMC recommendations are advisory to the Secretary of Commerce who approves or disapproves the proposed changes to established Fishery Management Plans (FMPs). Based on the anticipated time needed for NOAA Fisheries to prepare regulatory language to implement the NPFMC's recommendation, as well as the amount of time legally required for public comment and response to public comments, it is anticipated that the </w:t>
      </w:r>
      <w:r>
        <w:rPr>
          <w:sz w:val="22"/>
          <w:szCs w:val="22"/>
        </w:rPr>
        <w:t>PPA will be implemented</w:t>
      </w:r>
      <w:r w:rsidRPr="001969DC">
        <w:rPr>
          <w:sz w:val="22"/>
          <w:szCs w:val="22"/>
        </w:rPr>
        <w:t xml:space="preserve"> in January 2011. </w:t>
      </w:r>
    </w:p>
    <w:p w:rsidR="00E560D2" w:rsidRPr="001969DC" w:rsidRDefault="00E560D2" w:rsidP="00E560D2">
      <w:pPr>
        <w:spacing w:line="480" w:lineRule="auto"/>
        <w:rPr>
          <w:sz w:val="22"/>
          <w:szCs w:val="22"/>
        </w:rPr>
      </w:pPr>
    </w:p>
    <w:p w:rsidR="00012FF0" w:rsidRDefault="00E560D2" w:rsidP="00E560D2">
      <w:pPr>
        <w:spacing w:line="480" w:lineRule="auto"/>
        <w:rPr>
          <w:ins w:id="137" w:author="hye" w:date="2010-02-15T14:32:00Z"/>
          <w:sz w:val="22"/>
          <w:szCs w:val="22"/>
        </w:rPr>
      </w:pPr>
      <w:r w:rsidRPr="001969DC">
        <w:rPr>
          <w:sz w:val="22"/>
          <w:szCs w:val="22"/>
        </w:rPr>
        <w:t xml:space="preserve">Under the PPA, </w:t>
      </w:r>
      <w:r>
        <w:rPr>
          <w:sz w:val="22"/>
          <w:szCs w:val="22"/>
        </w:rPr>
        <w:t>7</w:t>
      </w:r>
      <w:r w:rsidRPr="001969DC">
        <w:rPr>
          <w:sz w:val="22"/>
          <w:szCs w:val="22"/>
        </w:rPr>
        <w:t>0% of the bycatch cap is to be apportioned to the A season</w:t>
      </w:r>
      <w:r>
        <w:rPr>
          <w:sz w:val="22"/>
          <w:szCs w:val="22"/>
        </w:rPr>
        <w:t xml:space="preserve"> (January 20 – June 10)</w:t>
      </w:r>
      <w:r w:rsidRPr="001969DC">
        <w:rPr>
          <w:sz w:val="22"/>
          <w:szCs w:val="22"/>
        </w:rPr>
        <w:t xml:space="preserve"> and </w:t>
      </w:r>
      <w:r>
        <w:rPr>
          <w:sz w:val="22"/>
          <w:szCs w:val="22"/>
        </w:rPr>
        <w:t>3</w:t>
      </w:r>
      <w:r w:rsidRPr="001969DC">
        <w:rPr>
          <w:sz w:val="22"/>
          <w:szCs w:val="22"/>
        </w:rPr>
        <w:t>0% to the B season</w:t>
      </w:r>
      <w:r>
        <w:rPr>
          <w:sz w:val="22"/>
          <w:szCs w:val="22"/>
        </w:rPr>
        <w:t xml:space="preserve"> (June 11 – December 31)</w:t>
      </w:r>
      <w:r w:rsidRPr="001969DC">
        <w:rPr>
          <w:sz w:val="22"/>
          <w:szCs w:val="22"/>
        </w:rPr>
        <w:t xml:space="preserve">. During the A-season, catcher-processors will be allocated 32.9% of the A-season cap, motherships will be allocated 8%, shore-based catcher boats will be allocated 49.8%, and CDQ entities will be allocated 9.3%. During the B-season, catcher-processors will be allocated 17.9%, motherships will be allocated 7.3%, shore-based catcher boats will be allocated 69.3% and CDQ entities will be allocated 5.5%. Although these sector allocations are primarily (75%) based on sector bycatch history (2002-2006), they also reflect pollock allocations under the AFA; in effect, sectors with </w:t>
      </w:r>
      <w:r>
        <w:rPr>
          <w:sz w:val="22"/>
          <w:szCs w:val="22"/>
        </w:rPr>
        <w:t>“</w:t>
      </w:r>
      <w:r w:rsidRPr="001969DC">
        <w:rPr>
          <w:sz w:val="22"/>
          <w:szCs w:val="22"/>
        </w:rPr>
        <w:t>dirty</w:t>
      </w:r>
      <w:r>
        <w:rPr>
          <w:sz w:val="22"/>
          <w:szCs w:val="22"/>
        </w:rPr>
        <w:t>”</w:t>
      </w:r>
      <w:r w:rsidRPr="001969DC">
        <w:rPr>
          <w:sz w:val="22"/>
          <w:szCs w:val="22"/>
        </w:rPr>
        <w:t xml:space="preserve"> fishing history received a somewhat smaller bycatch allocation than their proportionate share of historical bycatch. The PPA provides fishery participants with an opportunity to choose between a simple hard cap of </w:t>
      </w:r>
      <w:r>
        <w:rPr>
          <w:sz w:val="22"/>
          <w:szCs w:val="22"/>
        </w:rPr>
        <w:t>47,591</w:t>
      </w:r>
      <w:r w:rsidRPr="001969DC">
        <w:rPr>
          <w:sz w:val="22"/>
          <w:szCs w:val="22"/>
        </w:rPr>
        <w:t xml:space="preserve"> Chinook salmon (approximately </w:t>
      </w:r>
      <w:r>
        <w:rPr>
          <w:sz w:val="22"/>
          <w:szCs w:val="22"/>
        </w:rPr>
        <w:t>39,101</w:t>
      </w:r>
      <w:r w:rsidRPr="001969DC">
        <w:rPr>
          <w:sz w:val="22"/>
          <w:szCs w:val="22"/>
        </w:rPr>
        <w:t xml:space="preserve"> adult equivalents) and a less restrictive cap of 60,000 Chinook salmon (approximately </w:t>
      </w:r>
      <w:r>
        <w:rPr>
          <w:sz w:val="22"/>
          <w:szCs w:val="22"/>
        </w:rPr>
        <w:t>49,296</w:t>
      </w:r>
      <w:r w:rsidRPr="001969DC">
        <w:rPr>
          <w:sz w:val="22"/>
          <w:szCs w:val="22"/>
        </w:rPr>
        <w:t xml:space="preserve"> adult equivalents) accompanied by the adoption of an intercooperative agreement (ICA) that creates individual-level incentives to avoid bycatch even when the cap is non-binding. The ICA alternative also stipulates that the average annual bycatch be less than </w:t>
      </w:r>
      <w:r>
        <w:rPr>
          <w:sz w:val="22"/>
          <w:szCs w:val="22"/>
        </w:rPr>
        <w:t>47,591</w:t>
      </w:r>
      <w:r w:rsidRPr="001969DC">
        <w:rPr>
          <w:sz w:val="22"/>
          <w:szCs w:val="22"/>
        </w:rPr>
        <w:t xml:space="preserve"> in at least 4 of every 7 years and includes a provision under which vessels that opt out of the ICA face an open access bycatch pool equivalent to their share of an overall hard cap of 28,496 Chinook salmon. </w:t>
      </w:r>
      <w:r>
        <w:rPr>
          <w:sz w:val="22"/>
          <w:szCs w:val="22"/>
        </w:rPr>
        <w:t>All u</w:t>
      </w:r>
      <w:r w:rsidRPr="001969DC">
        <w:rPr>
          <w:sz w:val="22"/>
          <w:szCs w:val="22"/>
        </w:rPr>
        <w:t xml:space="preserve">nused A-season bycatch allowances can roll into the B-season cap. </w:t>
      </w:r>
    </w:p>
    <w:p w:rsidR="00012FF0" w:rsidRDefault="00012FF0" w:rsidP="00E560D2">
      <w:pPr>
        <w:numPr>
          <w:ins w:id="138" w:author="George Sugihara" w:date="2010-02-17T18:00:00Z"/>
        </w:numPr>
        <w:spacing w:line="480" w:lineRule="auto"/>
        <w:rPr>
          <w:ins w:id="139" w:author="George Sugihara" w:date="2010-02-17T18:00:00Z"/>
          <w:sz w:val="22"/>
          <w:szCs w:val="22"/>
        </w:rPr>
      </w:pPr>
    </w:p>
    <w:p w:rsidR="00DE5FC3" w:rsidRDefault="00DE5FC3" w:rsidP="00E560D2">
      <w:pPr>
        <w:spacing w:line="480" w:lineRule="auto"/>
        <w:rPr>
          <w:ins w:id="140" w:author="hye" w:date="2010-02-15T14:32:00Z"/>
          <w:sz w:val="22"/>
          <w:szCs w:val="22"/>
        </w:rPr>
      </w:pPr>
    </w:p>
    <w:p w:rsidR="00DE5FC3" w:rsidRPr="00DE5FC3" w:rsidRDefault="00DE5FC3" w:rsidP="00E560D2">
      <w:pPr>
        <w:spacing w:line="480" w:lineRule="auto"/>
        <w:rPr>
          <w:ins w:id="141" w:author="George Sugihara" w:date="2010-02-17T18:00:00Z"/>
          <w:i/>
          <w:sz w:val="22"/>
          <w:szCs w:val="22"/>
          <w:u w:val="single"/>
          <w:rPrChange w:id="142" w:author="George Sugihara" w:date="2010-02-17T18:00:00Z">
            <w:rPr>
              <w:ins w:id="143" w:author="George Sugihara" w:date="2010-02-17T18:00:00Z"/>
              <w:sz w:val="22"/>
              <w:szCs w:val="22"/>
            </w:rPr>
          </w:rPrChange>
        </w:rPr>
      </w:pPr>
      <w:ins w:id="144" w:author="George Sugihara" w:date="2010-02-17T18:00:00Z">
        <w:r w:rsidRPr="00DE5FC3">
          <w:rPr>
            <w:i/>
            <w:sz w:val="22"/>
            <w:szCs w:val="22"/>
            <w:u w:val="single"/>
            <w:rPrChange w:id="145" w:author="George Sugihara" w:date="2010-02-17T18:00:00Z">
              <w:rPr>
                <w:sz w:val="22"/>
                <w:szCs w:val="22"/>
              </w:rPr>
            </w:rPrChange>
          </w:rPr>
          <w:t>ICA Rrequirements:</w:t>
        </w:r>
      </w:ins>
    </w:p>
    <w:p w:rsidR="00E560D2" w:rsidRPr="001969DC" w:rsidRDefault="00E560D2" w:rsidP="00E560D2">
      <w:pPr>
        <w:numPr>
          <w:ins w:id="146" w:author="George Sugihara" w:date="2010-02-17T18:00:00Z"/>
        </w:numPr>
        <w:spacing w:line="480" w:lineRule="auto"/>
        <w:rPr>
          <w:sz w:val="22"/>
          <w:szCs w:val="22"/>
        </w:rPr>
      </w:pPr>
      <w:del w:id="147" w:author="hye" w:date="2010-02-15T14:33:00Z">
        <w:r w:rsidRPr="001969DC" w:rsidDel="003B34FB">
          <w:rPr>
            <w:sz w:val="22"/>
            <w:szCs w:val="22"/>
          </w:rPr>
          <w:delText xml:space="preserve">For sectors or groups of vessels within a sector </w:delText>
        </w:r>
      </w:del>
      <w:ins w:id="148" w:author="hye" w:date="2010-02-15T14:33:00Z">
        <w:r w:rsidR="003B34FB">
          <w:rPr>
            <w:sz w:val="22"/>
            <w:szCs w:val="22"/>
          </w:rPr>
          <w:t>T</w:t>
        </w:r>
      </w:ins>
      <w:del w:id="149" w:author="hye" w:date="2010-02-15T14:33:00Z">
        <w:r w:rsidRPr="001969DC" w:rsidDel="003B34FB">
          <w:rPr>
            <w:sz w:val="22"/>
            <w:szCs w:val="22"/>
          </w:rPr>
          <w:delText>t</w:delText>
        </w:r>
      </w:del>
      <w:r w:rsidRPr="001969DC">
        <w:rPr>
          <w:sz w:val="22"/>
          <w:szCs w:val="22"/>
        </w:rPr>
        <w:t xml:space="preserve">o operate under the ICA alternative, </w:t>
      </w:r>
      <w:del w:id="150" w:author="hye" w:date="2010-02-15T14:33:00Z">
        <w:r w:rsidRPr="001969DC" w:rsidDel="003B34FB">
          <w:rPr>
            <w:sz w:val="22"/>
            <w:szCs w:val="22"/>
          </w:rPr>
          <w:delText xml:space="preserve">they </w:delText>
        </w:r>
      </w:del>
      <w:ins w:id="151" w:author="hye" w:date="2010-02-15T14:33:00Z">
        <w:r w:rsidR="003B34FB">
          <w:rPr>
            <w:sz w:val="22"/>
            <w:szCs w:val="22"/>
          </w:rPr>
          <w:t>sectors or groups of vessels within a sector</w:t>
        </w:r>
        <w:r w:rsidR="003B34FB" w:rsidRPr="001969DC">
          <w:rPr>
            <w:sz w:val="22"/>
            <w:szCs w:val="22"/>
          </w:rPr>
          <w:t xml:space="preserve"> </w:t>
        </w:r>
      </w:ins>
      <w:r w:rsidRPr="001969DC">
        <w:rPr>
          <w:sz w:val="22"/>
          <w:szCs w:val="22"/>
        </w:rPr>
        <w:t xml:space="preserve">must prepare a NOAA-Fisheries approved ICA that demonstrates the following attributes: 1) it </w:t>
      </w:r>
      <w:r w:rsidRPr="007D1D5A">
        <w:rPr>
          <w:sz w:val="22"/>
          <w:szCs w:val="22"/>
          <w:u w:val="single"/>
        </w:rPr>
        <w:t>rewards</w:t>
      </w:r>
      <w:r w:rsidRPr="007D1D5A">
        <w:rPr>
          <w:sz w:val="22"/>
          <w:szCs w:val="22"/>
        </w:rPr>
        <w:t xml:space="preserve"> </w:t>
      </w:r>
      <w:r w:rsidRPr="001969DC">
        <w:rPr>
          <w:sz w:val="22"/>
          <w:szCs w:val="22"/>
        </w:rPr>
        <w:t xml:space="preserve">individual vessels that successfully avoid Chinook salmon or </w:t>
      </w:r>
      <w:r w:rsidRPr="007D1D5A">
        <w:rPr>
          <w:sz w:val="22"/>
          <w:szCs w:val="22"/>
          <w:u w:val="single"/>
        </w:rPr>
        <w:t>penalizes</w:t>
      </w:r>
      <w:r w:rsidRPr="007D1D5A">
        <w:rPr>
          <w:sz w:val="22"/>
          <w:szCs w:val="22"/>
        </w:rPr>
        <w:t xml:space="preserve"> </w:t>
      </w:r>
      <w:r w:rsidRPr="001969DC">
        <w:rPr>
          <w:sz w:val="22"/>
          <w:szCs w:val="22"/>
        </w:rPr>
        <w:t xml:space="preserve">individual vessels that fail to avoid Chinook salmon; 2) it creates incentives to avoid Chinook salmon bycatch at </w:t>
      </w:r>
      <w:r w:rsidRPr="007D1D5A">
        <w:rPr>
          <w:sz w:val="22"/>
          <w:szCs w:val="22"/>
          <w:u w:val="single"/>
        </w:rPr>
        <w:t>all levels</w:t>
      </w:r>
      <w:r w:rsidRPr="007D1D5A">
        <w:rPr>
          <w:sz w:val="22"/>
          <w:szCs w:val="22"/>
        </w:rPr>
        <w:t xml:space="preserve"> of abundance</w:t>
      </w:r>
      <w:r>
        <w:rPr>
          <w:rStyle w:val="FootnoteReference"/>
          <w:sz w:val="22"/>
          <w:szCs w:val="22"/>
        </w:rPr>
        <w:footnoteReference w:id="1"/>
      </w:r>
      <w:r w:rsidRPr="007D1D5A">
        <w:rPr>
          <w:sz w:val="22"/>
          <w:szCs w:val="22"/>
        </w:rPr>
        <w:t xml:space="preserve"> in </w:t>
      </w:r>
      <w:r w:rsidRPr="007D1D5A">
        <w:rPr>
          <w:sz w:val="22"/>
          <w:szCs w:val="22"/>
          <w:u w:val="single"/>
        </w:rPr>
        <w:t>all years</w:t>
      </w:r>
      <w:r w:rsidRPr="007D1D5A">
        <w:rPr>
          <w:sz w:val="22"/>
          <w:szCs w:val="22"/>
        </w:rPr>
        <w:t>;</w:t>
      </w:r>
      <w:r w:rsidRPr="001969DC">
        <w:rPr>
          <w:sz w:val="22"/>
          <w:szCs w:val="22"/>
        </w:rPr>
        <w:t xml:space="preserve"> and, 3) it creates incentives that will influence fishing decisions even when bycatch is </w:t>
      </w:r>
      <w:r w:rsidRPr="007D1D5A">
        <w:rPr>
          <w:sz w:val="22"/>
          <w:szCs w:val="22"/>
        </w:rPr>
        <w:t xml:space="preserve">at levels </w:t>
      </w:r>
      <w:r w:rsidRPr="007D1D5A">
        <w:rPr>
          <w:sz w:val="22"/>
          <w:szCs w:val="22"/>
          <w:u w:val="single"/>
        </w:rPr>
        <w:t>below</w:t>
      </w:r>
      <w:r w:rsidRPr="007D1D5A">
        <w:rPr>
          <w:sz w:val="22"/>
          <w:szCs w:val="22"/>
        </w:rPr>
        <w:t xml:space="preserve"> the hard cap</w:t>
      </w:r>
      <w:r w:rsidRPr="001969DC">
        <w:rPr>
          <w:sz w:val="22"/>
          <w:szCs w:val="22"/>
        </w:rPr>
        <w:t xml:space="preserve">. These requirements were established </w:t>
      </w:r>
      <w:ins w:id="152" w:author="hye" w:date="2010-02-15T14:33:00Z">
        <w:r w:rsidR="003B34FB">
          <w:rPr>
            <w:sz w:val="22"/>
            <w:szCs w:val="22"/>
          </w:rPr>
          <w:t xml:space="preserve">to address several unintended negative outcomes that result when restrictive hard caps are used for managing fishery bycatch. </w:t>
        </w:r>
      </w:ins>
      <w:del w:id="153" w:author="hye" w:date="2010-02-15T14:34:00Z">
        <w:r w:rsidRPr="001969DC" w:rsidDel="003B34FB">
          <w:rPr>
            <w:sz w:val="22"/>
            <w:szCs w:val="22"/>
          </w:rPr>
          <w:delText xml:space="preserve">because despite popular appeal, managing fishery bycatch with restrictive hard caps can produce unintended negative outcomes </w:delText>
        </w:r>
      </w:del>
      <w:ins w:id="154" w:author="hye" w:date="2010-02-15T14:34:00Z">
        <w:r w:rsidR="003B34FB">
          <w:rPr>
            <w:sz w:val="22"/>
            <w:szCs w:val="22"/>
          </w:rPr>
          <w:t>For example, a fleetwide hard cap with no</w:t>
        </w:r>
      </w:ins>
      <w:del w:id="155" w:author="hye" w:date="2010-02-15T14:34:00Z">
        <w:r w:rsidRPr="001969DC" w:rsidDel="003B34FB">
          <w:rPr>
            <w:sz w:val="22"/>
            <w:szCs w:val="22"/>
          </w:rPr>
          <w:delText>(</w:delText>
        </w:r>
        <w:r w:rsidDel="003B34FB">
          <w:rPr>
            <w:sz w:val="22"/>
            <w:szCs w:val="22"/>
          </w:rPr>
          <w:delText>the lack of</w:delText>
        </w:r>
      </w:del>
      <w:r>
        <w:rPr>
          <w:sz w:val="22"/>
          <w:szCs w:val="22"/>
        </w:rPr>
        <w:t xml:space="preserve"> individual </w:t>
      </w:r>
      <w:ins w:id="156" w:author="hye" w:date="2010-02-15T14:34:00Z">
        <w:r w:rsidR="003B34FB">
          <w:rPr>
            <w:sz w:val="22"/>
            <w:szCs w:val="22"/>
          </w:rPr>
          <w:t xml:space="preserve">vessel </w:t>
        </w:r>
      </w:ins>
      <w:r>
        <w:rPr>
          <w:sz w:val="22"/>
          <w:szCs w:val="22"/>
        </w:rPr>
        <w:t xml:space="preserve">incentives to avoid </w:t>
      </w:r>
      <w:del w:id="157" w:author="hye" w:date="2010-02-15T14:34:00Z">
        <w:r w:rsidDel="003B34FB">
          <w:rPr>
            <w:sz w:val="22"/>
            <w:szCs w:val="22"/>
          </w:rPr>
          <w:delText xml:space="preserve">turtle </w:delText>
        </w:r>
      </w:del>
      <w:r>
        <w:rPr>
          <w:sz w:val="22"/>
          <w:szCs w:val="22"/>
        </w:rPr>
        <w:t xml:space="preserve">bycatch </w:t>
      </w:r>
      <w:ins w:id="158" w:author="hye" w:date="2010-02-15T14:34:00Z">
        <w:r w:rsidR="003B34FB">
          <w:rPr>
            <w:sz w:val="22"/>
            <w:szCs w:val="22"/>
          </w:rPr>
          <w:t>can induce a careless race to fish un</w:t>
        </w:r>
      </w:ins>
      <w:ins w:id="159" w:author="hye" w:date="2010-02-15T14:35:00Z">
        <w:r w:rsidR="003B34FB">
          <w:rPr>
            <w:sz w:val="22"/>
            <w:szCs w:val="22"/>
          </w:rPr>
          <w:t xml:space="preserve">til the bycatch hard cap is hit, thereby jeopardizing the profitability of the fleet.  Strict limits on turtle bycatch </w:t>
        </w:r>
      </w:ins>
      <w:r>
        <w:rPr>
          <w:sz w:val="22"/>
          <w:szCs w:val="22"/>
        </w:rPr>
        <w:t>may have forced the early closure of the Hawaiian swordfish fleet in 2006</w:t>
      </w:r>
      <w:ins w:id="160" w:author="hye" w:date="2010-02-15T14:35:00Z">
        <w:r w:rsidR="003B34FB">
          <w:rPr>
            <w:sz w:val="22"/>
            <w:szCs w:val="22"/>
          </w:rPr>
          <w:t xml:space="preserve"> that resulted in significant revenue loss (Sugihara 200</w:t>
        </w:r>
      </w:ins>
      <w:ins w:id="161" w:author="hye" w:date="2010-02-17T08:48:00Z">
        <w:r w:rsidR="00DA63BB">
          <w:rPr>
            <w:sz w:val="22"/>
            <w:szCs w:val="22"/>
          </w:rPr>
          <w:t>7</w:t>
        </w:r>
      </w:ins>
      <w:r>
        <w:rPr>
          <w:sz w:val="22"/>
          <w:szCs w:val="22"/>
        </w:rPr>
        <w:t>).</w:t>
      </w:r>
      <w:r w:rsidRPr="001969DC">
        <w:rPr>
          <w:sz w:val="22"/>
          <w:szCs w:val="22"/>
        </w:rPr>
        <w:t xml:space="preserve"> </w:t>
      </w:r>
      <w:ins w:id="162" w:author="hye" w:date="2010-02-15T14:36:00Z">
        <w:r w:rsidR="00E8172C">
          <w:rPr>
            <w:sz w:val="22"/>
            <w:szCs w:val="22"/>
          </w:rPr>
          <w:t xml:space="preserve">Outcomes that are injurious to both the target fishery and bycatch species </w:t>
        </w:r>
        <w:del w:id="163" w:author="George Sugihara" w:date="2010-02-17T18:06:00Z">
          <w:r w:rsidR="00E8172C" w:rsidDel="004B214A">
            <w:rPr>
              <w:sz w:val="22"/>
              <w:szCs w:val="22"/>
            </w:rPr>
            <w:delText xml:space="preserve">can </w:delText>
          </w:r>
        </w:del>
        <w:r w:rsidR="00E8172C">
          <w:rPr>
            <w:sz w:val="22"/>
            <w:szCs w:val="22"/>
          </w:rPr>
          <w:t xml:space="preserve">occur </w:t>
        </w:r>
      </w:ins>
      <w:del w:id="164" w:author="hye" w:date="2010-02-15T14:36:00Z">
        <w:r w:rsidRPr="001969DC" w:rsidDel="00E8172C">
          <w:rPr>
            <w:sz w:val="22"/>
            <w:szCs w:val="22"/>
          </w:rPr>
          <w:delText xml:space="preserve">This is particularly true </w:delText>
        </w:r>
      </w:del>
      <w:r w:rsidRPr="001969DC">
        <w:rPr>
          <w:sz w:val="22"/>
          <w:szCs w:val="22"/>
        </w:rPr>
        <w:t>when the prohibited species catch exhibits wide variation in numbers from year to year</w:t>
      </w:r>
      <w:ins w:id="165" w:author="hye" w:date="2010-02-17T09:00:00Z">
        <w:r w:rsidR="000375F1">
          <w:rPr>
            <w:sz w:val="22"/>
            <w:szCs w:val="22"/>
          </w:rPr>
          <w:t>, such</w:t>
        </w:r>
      </w:ins>
      <w:r w:rsidRPr="001969DC">
        <w:rPr>
          <w:sz w:val="22"/>
          <w:szCs w:val="22"/>
        </w:rPr>
        <w:t xml:space="preserve"> as with Chinook salmon bycatch in the Be</w:t>
      </w:r>
      <w:del w:id="166" w:author="George Sugihara" w:date="2010-02-17T18:06:00Z">
        <w:r w:rsidRPr="001969DC" w:rsidDel="004B214A">
          <w:rPr>
            <w:sz w:val="22"/>
            <w:szCs w:val="22"/>
          </w:rPr>
          <w:delText>a</w:delText>
        </w:r>
      </w:del>
      <w:r w:rsidRPr="001969DC">
        <w:rPr>
          <w:sz w:val="22"/>
          <w:szCs w:val="22"/>
        </w:rPr>
        <w:t xml:space="preserve">ring Sea pollock fishery. </w:t>
      </w:r>
      <w:ins w:id="167" w:author="George Sugihara" w:date="2010-02-17T18:07:00Z">
        <w:r w:rsidR="004B214A">
          <w:rPr>
            <w:sz w:val="22"/>
            <w:szCs w:val="22"/>
          </w:rPr>
          <w:t>Insofar as</w:t>
        </w:r>
      </w:ins>
      <w:del w:id="168" w:author="hye" w:date="2010-02-15T14:37:00Z">
        <w:r w:rsidRPr="001969DC" w:rsidDel="00E8172C">
          <w:rPr>
            <w:sz w:val="22"/>
            <w:szCs w:val="22"/>
          </w:rPr>
          <w:delText>In this case</w:delText>
        </w:r>
      </w:del>
      <w:ins w:id="169" w:author="hye" w:date="2010-02-15T14:37:00Z">
        <w:del w:id="170" w:author="George Sugihara" w:date="2010-02-17T18:07:00Z">
          <w:r w:rsidR="00E8172C" w:rsidDel="004B214A">
            <w:rPr>
              <w:sz w:val="22"/>
              <w:szCs w:val="22"/>
            </w:rPr>
            <w:delText>Here</w:delText>
          </w:r>
        </w:del>
      </w:ins>
      <w:ins w:id="171" w:author="George Sugihara" w:date="2010-02-17T18:07:00Z">
        <w:r w:rsidR="004B214A">
          <w:rPr>
            <w:sz w:val="22"/>
            <w:szCs w:val="22"/>
          </w:rPr>
          <w:t xml:space="preserve"> bycatch rates are crude proxies for abundance, </w:t>
        </w:r>
      </w:ins>
      <w:del w:id="172" w:author="George Sugihara" w:date="2010-02-17T18:07:00Z">
        <w:r w:rsidRPr="001969DC" w:rsidDel="004B214A">
          <w:rPr>
            <w:sz w:val="22"/>
            <w:szCs w:val="22"/>
          </w:rPr>
          <w:delText xml:space="preserve">, the fundamental weakness of </w:delText>
        </w:r>
      </w:del>
      <w:r w:rsidRPr="001969DC">
        <w:rPr>
          <w:sz w:val="22"/>
          <w:szCs w:val="22"/>
        </w:rPr>
        <w:t xml:space="preserve">a restrictive hard cap </w:t>
      </w:r>
      <w:del w:id="173" w:author="George Sugihara" w:date="2010-02-17T18:08:00Z">
        <w:r w:rsidRPr="001969DC" w:rsidDel="004B214A">
          <w:rPr>
            <w:sz w:val="22"/>
            <w:szCs w:val="22"/>
          </w:rPr>
          <w:delText>is that it</w:delText>
        </w:r>
      </w:del>
      <w:ins w:id="174" w:author="hye" w:date="2010-02-15T15:25:00Z">
        <w:del w:id="175" w:author="George Sugihara" w:date="2010-02-17T18:08:00Z">
          <w:r w:rsidR="002F7104" w:rsidDel="004B214A">
            <w:rPr>
              <w:sz w:val="22"/>
              <w:szCs w:val="22"/>
            </w:rPr>
            <w:delText xml:space="preserve"> tends to</w:delText>
          </w:r>
        </w:del>
      </w:ins>
      <w:ins w:id="176" w:author="George Sugihara" w:date="2010-02-17T18:08:00Z">
        <w:r w:rsidR="004B214A">
          <w:rPr>
            <w:sz w:val="22"/>
            <w:szCs w:val="22"/>
          </w:rPr>
          <w:t>will</w:t>
        </w:r>
      </w:ins>
      <w:r w:rsidRPr="001969DC">
        <w:rPr>
          <w:sz w:val="22"/>
          <w:szCs w:val="22"/>
        </w:rPr>
        <w:t xml:space="preserve"> protect</w:t>
      </w:r>
      <w:del w:id="177" w:author="George Sugihara" w:date="2010-02-17T18:08:00Z">
        <w:r w:rsidRPr="001969DC" w:rsidDel="004B214A">
          <w:rPr>
            <w:sz w:val="22"/>
            <w:szCs w:val="22"/>
          </w:rPr>
          <w:delText>s</w:delText>
        </w:r>
      </w:del>
      <w:r w:rsidRPr="001969DC">
        <w:rPr>
          <w:sz w:val="22"/>
          <w:szCs w:val="22"/>
        </w:rPr>
        <w:t xml:space="preserve"> Chinook </w:t>
      </w:r>
      <w:r>
        <w:rPr>
          <w:sz w:val="22"/>
          <w:szCs w:val="22"/>
        </w:rPr>
        <w:t xml:space="preserve">salmon </w:t>
      </w:r>
      <w:r w:rsidRPr="001969DC">
        <w:rPr>
          <w:sz w:val="22"/>
          <w:szCs w:val="22"/>
        </w:rPr>
        <w:t xml:space="preserve">populations exactly when high encounter rates suggest that they are abundant and in least need of protection </w:t>
      </w:r>
      <w:del w:id="178" w:author="George Sugihara" w:date="2010-02-17T18:08:00Z">
        <w:r w:rsidRPr="001969DC" w:rsidDel="004B214A">
          <w:rPr>
            <w:sz w:val="22"/>
            <w:szCs w:val="22"/>
          </w:rPr>
          <w:delText xml:space="preserve">and </w:delText>
        </w:r>
      </w:del>
      <w:ins w:id="179" w:author="George Sugihara" w:date="2010-02-17T18:08:00Z">
        <w:r w:rsidR="004B214A">
          <w:rPr>
            <w:sz w:val="22"/>
            <w:szCs w:val="22"/>
          </w:rPr>
          <w:t>yet</w:t>
        </w:r>
        <w:r w:rsidR="004B214A" w:rsidRPr="001969DC">
          <w:rPr>
            <w:sz w:val="22"/>
            <w:szCs w:val="22"/>
          </w:rPr>
          <w:t xml:space="preserve"> </w:t>
        </w:r>
      </w:ins>
      <w:r w:rsidRPr="001969DC">
        <w:rPr>
          <w:sz w:val="22"/>
          <w:szCs w:val="22"/>
        </w:rPr>
        <w:t xml:space="preserve">offers no protection when low encounter rates suggest that Chinook </w:t>
      </w:r>
      <w:r>
        <w:rPr>
          <w:sz w:val="22"/>
          <w:szCs w:val="22"/>
        </w:rPr>
        <w:t xml:space="preserve">salmon </w:t>
      </w:r>
      <w:r w:rsidRPr="001969DC">
        <w:rPr>
          <w:sz w:val="22"/>
          <w:szCs w:val="22"/>
        </w:rPr>
        <w:t xml:space="preserve">populations are low and vulnerable to overexploitation. </w:t>
      </w:r>
      <w:del w:id="180" w:author="hye" w:date="2010-02-17T09:02:00Z">
        <w:r w:rsidRPr="001969DC" w:rsidDel="005E0E01">
          <w:rPr>
            <w:sz w:val="22"/>
            <w:szCs w:val="22"/>
          </w:rPr>
          <w:delText xml:space="preserve">Simple hard caps and plans based on fixed performance standards (e.g., a bycatch target of </w:delText>
        </w:r>
        <w:r w:rsidDel="005E0E01">
          <w:rPr>
            <w:sz w:val="22"/>
            <w:szCs w:val="22"/>
          </w:rPr>
          <w:delText>47,591</w:delText>
        </w:r>
        <w:r w:rsidRPr="001969DC" w:rsidDel="005E0E01">
          <w:rPr>
            <w:sz w:val="22"/>
            <w:szCs w:val="22"/>
          </w:rPr>
          <w:delText xml:space="preserve"> with a fixed hard cap of 60,000) are most </w:delText>
        </w:r>
        <w:r w:rsidDel="005E0E01">
          <w:rPr>
            <w:sz w:val="22"/>
            <w:szCs w:val="22"/>
          </w:rPr>
          <w:delText>likely to be binding</w:delText>
        </w:r>
        <w:r w:rsidRPr="001969DC" w:rsidDel="005E0E01">
          <w:rPr>
            <w:sz w:val="22"/>
            <w:szCs w:val="22"/>
          </w:rPr>
          <w:delText xml:space="preserve"> when Chinook </w:delText>
        </w:r>
        <w:r w:rsidDel="005E0E01">
          <w:rPr>
            <w:sz w:val="22"/>
            <w:szCs w:val="22"/>
          </w:rPr>
          <w:delText xml:space="preserve">salmon are abundant and </w:delText>
        </w:r>
        <w:r w:rsidRPr="001969DC" w:rsidDel="005E0E01">
          <w:rPr>
            <w:sz w:val="22"/>
            <w:szCs w:val="22"/>
          </w:rPr>
          <w:delText>least need protection</w:delText>
        </w:r>
      </w:del>
      <w:del w:id="181" w:author="hye" w:date="2010-02-15T15:26:00Z">
        <w:r w:rsidDel="002F7104">
          <w:rPr>
            <w:sz w:val="22"/>
            <w:szCs w:val="22"/>
          </w:rPr>
          <w:delText>. In contrast,</w:delText>
        </w:r>
      </w:del>
      <w:del w:id="182" w:author="hye" w:date="2010-02-17T09:02:00Z">
        <w:r w:rsidDel="005E0E01">
          <w:rPr>
            <w:sz w:val="22"/>
            <w:szCs w:val="22"/>
          </w:rPr>
          <w:delText xml:space="preserve"> when Chinook salmon are scarce and most in need of protection</w:delText>
        </w:r>
      </w:del>
      <w:ins w:id="183" w:author="hye" w:date="2010-02-17T09:02:00Z">
        <w:r w:rsidR="005E0E01">
          <w:rPr>
            <w:sz w:val="22"/>
            <w:szCs w:val="22"/>
          </w:rPr>
          <w:t>=</w:t>
        </w:r>
      </w:ins>
      <w:ins w:id="184" w:author="hye" w:date="2010-02-15T15:27:00Z">
        <w:r w:rsidR="002F7104">
          <w:rPr>
            <w:sz w:val="22"/>
            <w:szCs w:val="22"/>
          </w:rPr>
          <w:t xml:space="preserve"> </w:t>
        </w:r>
      </w:ins>
      <w:ins w:id="185" w:author="George Sugihara" w:date="2010-02-17T18:09:00Z">
        <w:r w:rsidR="00E36BB8">
          <w:rPr>
            <w:sz w:val="22"/>
            <w:szCs w:val="22"/>
          </w:rPr>
          <w:t xml:space="preserve">Ironically, </w:t>
        </w:r>
      </w:ins>
      <w:ins w:id="186" w:author="George Sugihara" w:date="2010-02-17T18:08:00Z">
        <w:r w:rsidR="00E36BB8">
          <w:rPr>
            <w:sz w:val="22"/>
            <w:szCs w:val="22"/>
          </w:rPr>
          <w:t>s</w:t>
        </w:r>
      </w:ins>
      <w:ins w:id="187" w:author="hye" w:date="2010-02-15T15:27:00Z">
        <w:del w:id="188" w:author="George Sugihara" w:date="2010-02-17T18:08:00Z">
          <w:r w:rsidR="002F7104" w:rsidDel="00E36BB8">
            <w:rPr>
              <w:sz w:val="22"/>
              <w:szCs w:val="22"/>
            </w:rPr>
            <w:delText>Moreover, s</w:delText>
          </w:r>
        </w:del>
        <w:r w:rsidR="002F7104">
          <w:rPr>
            <w:sz w:val="22"/>
            <w:szCs w:val="22"/>
          </w:rPr>
          <w:t>imple hard caps may create a perverse incentive during times of low abundance by encouraging intentional targeting of rare Chinook salmon</w:t>
        </w:r>
      </w:ins>
      <w:ins w:id="189" w:author="hye" w:date="2010-02-15T15:29:00Z">
        <w:r w:rsidR="002F7104">
          <w:rPr>
            <w:sz w:val="22"/>
            <w:szCs w:val="22"/>
          </w:rPr>
          <w:t xml:space="preserve"> i</w:t>
        </w:r>
      </w:ins>
      <w:ins w:id="190" w:author="hye" w:date="2010-02-15T15:28:00Z">
        <w:r w:rsidR="002F7104">
          <w:rPr>
            <w:sz w:val="22"/>
            <w:szCs w:val="22"/>
          </w:rPr>
          <w:t>n order to reduce the future impact of the bycatch hardcap</w:t>
        </w:r>
      </w:ins>
      <w:ins w:id="191" w:author="hye" w:date="2010-02-15T15:29:00Z">
        <w:r w:rsidR="002F7104">
          <w:rPr>
            <w:sz w:val="22"/>
            <w:szCs w:val="22"/>
          </w:rPr>
          <w:t>.  Clearly, additional mechanisms such as those spelled out in the ICA requirements are needed to protect Chinook salmon and maintain</w:t>
        </w:r>
        <w:del w:id="192" w:author="George Sugihara" w:date="2010-02-17T18:10:00Z">
          <w:r w:rsidR="002F7104" w:rsidDel="00E36BB8">
            <w:rPr>
              <w:sz w:val="22"/>
              <w:szCs w:val="22"/>
            </w:rPr>
            <w:delText xml:space="preserve"> high</w:delText>
          </w:r>
        </w:del>
        <w:r w:rsidR="002F7104">
          <w:rPr>
            <w:sz w:val="22"/>
            <w:szCs w:val="22"/>
          </w:rPr>
          <w:t xml:space="preserve"> profitability</w:t>
        </w:r>
      </w:ins>
      <w:ins w:id="193" w:author="George Sugihara" w:date="2010-02-17T18:10:00Z">
        <w:r w:rsidR="00E36BB8">
          <w:rPr>
            <w:sz w:val="22"/>
            <w:szCs w:val="22"/>
          </w:rPr>
          <w:t xml:space="preserve"> and efficiency</w:t>
        </w:r>
      </w:ins>
      <w:ins w:id="194" w:author="hye" w:date="2010-02-15T15:29:00Z">
        <w:r w:rsidR="002F7104">
          <w:rPr>
            <w:sz w:val="22"/>
            <w:szCs w:val="22"/>
          </w:rPr>
          <w:t xml:space="preserve"> within the </w:t>
        </w:r>
      </w:ins>
      <w:ins w:id="195" w:author="hye" w:date="2010-02-17T08:07:00Z">
        <w:r w:rsidR="00CE31F2">
          <w:rPr>
            <w:sz w:val="22"/>
            <w:szCs w:val="22"/>
          </w:rPr>
          <w:t>p</w:t>
        </w:r>
      </w:ins>
      <w:ins w:id="196" w:author="hye" w:date="2010-02-15T15:30:00Z">
        <w:r w:rsidR="002F7104">
          <w:rPr>
            <w:sz w:val="22"/>
            <w:szCs w:val="22"/>
          </w:rPr>
          <w:t>ollock</w:t>
        </w:r>
      </w:ins>
      <w:ins w:id="197" w:author="hye" w:date="2010-02-15T15:29:00Z">
        <w:r w:rsidR="002F7104">
          <w:rPr>
            <w:sz w:val="22"/>
            <w:szCs w:val="22"/>
          </w:rPr>
          <w:t xml:space="preserve"> </w:t>
        </w:r>
      </w:ins>
      <w:ins w:id="198" w:author="hye" w:date="2010-02-15T15:30:00Z">
        <w:r w:rsidR="002F7104">
          <w:rPr>
            <w:sz w:val="22"/>
            <w:szCs w:val="22"/>
          </w:rPr>
          <w:t>fishery.</w:t>
        </w:r>
      </w:ins>
      <w:del w:id="199" w:author="hye" w:date="2010-02-15T15:30:00Z">
        <w:r w:rsidDel="002F7104">
          <w:rPr>
            <w:sz w:val="22"/>
            <w:szCs w:val="22"/>
          </w:rPr>
          <w:delText>, simple hard caps are unlikely to be binding and thus offer little protection to Chinook salmon populations</w:delText>
        </w:r>
        <w:r w:rsidRPr="001969DC" w:rsidDel="002F7104">
          <w:rPr>
            <w:sz w:val="22"/>
            <w:szCs w:val="22"/>
          </w:rPr>
          <w:delText>.</w:delText>
        </w:r>
      </w:del>
      <w:r w:rsidRPr="001969DC">
        <w:rPr>
          <w:sz w:val="22"/>
          <w:szCs w:val="22"/>
        </w:rPr>
        <w:t xml:space="preserve"> </w:t>
      </w:r>
    </w:p>
    <w:p w:rsidR="00E560D2" w:rsidRDefault="00E560D2" w:rsidP="00E560D2">
      <w:pPr>
        <w:numPr>
          <w:ins w:id="200" w:author="George Sugihara" w:date="2010-02-17T18:01:00Z"/>
        </w:numPr>
        <w:spacing w:line="480" w:lineRule="auto"/>
        <w:rPr>
          <w:ins w:id="201" w:author="George Sugihara" w:date="2010-02-17T18:01:00Z"/>
          <w:sz w:val="22"/>
          <w:szCs w:val="22"/>
        </w:rPr>
      </w:pPr>
    </w:p>
    <w:p w:rsidR="00DE5FC3" w:rsidRPr="00DE5FC3" w:rsidRDefault="00DE5FC3" w:rsidP="00E560D2">
      <w:pPr>
        <w:spacing w:line="480" w:lineRule="auto"/>
        <w:rPr>
          <w:i/>
          <w:sz w:val="22"/>
          <w:szCs w:val="22"/>
          <w:u w:val="single"/>
          <w:rPrChange w:id="202" w:author="George Sugihara" w:date="2010-02-17T18:01:00Z">
            <w:rPr>
              <w:sz w:val="22"/>
              <w:szCs w:val="22"/>
            </w:rPr>
          </w:rPrChange>
        </w:rPr>
      </w:pPr>
      <w:ins w:id="203" w:author="George Sugihara" w:date="2010-02-17T18:01:00Z">
        <w:r w:rsidRPr="00DE5FC3">
          <w:rPr>
            <w:i/>
            <w:sz w:val="22"/>
            <w:szCs w:val="22"/>
            <w:u w:val="single"/>
            <w:rPrChange w:id="204" w:author="George Sugihara" w:date="2010-02-17T18:01:00Z">
              <w:rPr>
                <w:sz w:val="22"/>
                <w:szCs w:val="22"/>
              </w:rPr>
            </w:rPrChange>
          </w:rPr>
          <w:t>A Comprehensive Incentive Plan for Bycatch Avoidance:</w:t>
        </w:r>
      </w:ins>
    </w:p>
    <w:p w:rsidR="00E560D2" w:rsidRPr="001969DC" w:rsidRDefault="00E560D2" w:rsidP="00E560D2">
      <w:pPr>
        <w:spacing w:line="480" w:lineRule="auto"/>
        <w:rPr>
          <w:sz w:val="22"/>
          <w:szCs w:val="22"/>
        </w:rPr>
      </w:pPr>
      <w:r w:rsidRPr="001969DC">
        <w:rPr>
          <w:sz w:val="22"/>
          <w:szCs w:val="22"/>
        </w:rPr>
        <w:t xml:space="preserve">In this paper, we present a </w:t>
      </w:r>
      <w:del w:id="205" w:author="hye" w:date="2010-02-15T15:30:00Z">
        <w:r w:rsidRPr="001969DC" w:rsidDel="00E031CE">
          <w:rPr>
            <w:sz w:val="22"/>
            <w:szCs w:val="22"/>
          </w:rPr>
          <w:delText>market based</w:delText>
        </w:r>
      </w:del>
      <w:ins w:id="206" w:author="hye" w:date="2010-02-15T15:30:00Z">
        <w:r w:rsidR="00E031CE">
          <w:rPr>
            <w:sz w:val="22"/>
            <w:szCs w:val="22"/>
          </w:rPr>
          <w:t>comprehensive</w:t>
        </w:r>
      </w:ins>
      <w:r w:rsidRPr="001969DC">
        <w:rPr>
          <w:sz w:val="22"/>
          <w:szCs w:val="22"/>
        </w:rPr>
        <w:t xml:space="preserve"> bycatch credits</w:t>
      </w:r>
      <w:r>
        <w:rPr>
          <w:sz w:val="22"/>
          <w:szCs w:val="22"/>
        </w:rPr>
        <w:t xml:space="preserve"> </w:t>
      </w:r>
      <w:ins w:id="207" w:author="hye" w:date="2010-02-15T15:30:00Z">
        <w:r w:rsidR="00E031CE">
          <w:rPr>
            <w:sz w:val="22"/>
            <w:szCs w:val="22"/>
          </w:rPr>
          <w:t xml:space="preserve">allocation and </w:t>
        </w:r>
      </w:ins>
      <w:r w:rsidRPr="001969DC">
        <w:rPr>
          <w:sz w:val="22"/>
          <w:szCs w:val="22"/>
        </w:rPr>
        <w:t xml:space="preserve">trading plan—the Industry </w:t>
      </w:r>
      <w:del w:id="208" w:author="hye" w:date="2010-02-15T15:30:00Z">
        <w:r w:rsidRPr="001969DC" w:rsidDel="00E031CE">
          <w:rPr>
            <w:sz w:val="22"/>
            <w:szCs w:val="22"/>
          </w:rPr>
          <w:delText xml:space="preserve">Market </w:delText>
        </w:r>
      </w:del>
      <w:ins w:id="209" w:author="hye" w:date="2010-02-15T15:30:00Z">
        <w:r w:rsidR="00E031CE">
          <w:rPr>
            <w:sz w:val="22"/>
            <w:szCs w:val="22"/>
          </w:rPr>
          <w:t>Comprehensive</w:t>
        </w:r>
        <w:r w:rsidR="00E031CE" w:rsidRPr="001969DC">
          <w:rPr>
            <w:sz w:val="22"/>
            <w:szCs w:val="22"/>
          </w:rPr>
          <w:t xml:space="preserve"> </w:t>
        </w:r>
      </w:ins>
      <w:r w:rsidRPr="001969DC">
        <w:rPr>
          <w:sz w:val="22"/>
          <w:szCs w:val="22"/>
        </w:rPr>
        <w:t>Incentive Plan (</w:t>
      </w:r>
      <w:del w:id="210" w:author="hye" w:date="2010-02-15T15:30:00Z">
        <w:r w:rsidRPr="001969DC" w:rsidDel="00E031CE">
          <w:rPr>
            <w:sz w:val="22"/>
            <w:szCs w:val="22"/>
          </w:rPr>
          <w:delText>M</w:delText>
        </w:r>
      </w:del>
      <w:ins w:id="211" w:author="hye" w:date="2010-02-15T15:30:00Z">
        <w:r w:rsidR="00E031CE">
          <w:rPr>
            <w:sz w:val="22"/>
            <w:szCs w:val="22"/>
          </w:rPr>
          <w:t>C</w:t>
        </w:r>
      </w:ins>
      <w:r w:rsidRPr="001969DC">
        <w:rPr>
          <w:sz w:val="22"/>
          <w:szCs w:val="22"/>
        </w:rPr>
        <w:t xml:space="preserve">IP)—using individual (vessel-level) tradable encounter credits (ITEC), that </w:t>
      </w:r>
      <w:ins w:id="212" w:author="hye" w:date="2010-02-15T15:30:00Z">
        <w:r w:rsidR="00E031CE">
          <w:rPr>
            <w:sz w:val="22"/>
            <w:szCs w:val="22"/>
          </w:rPr>
          <w:t xml:space="preserve">specifically </w:t>
        </w:r>
      </w:ins>
      <w:r w:rsidRPr="001969DC">
        <w:rPr>
          <w:sz w:val="22"/>
          <w:szCs w:val="22"/>
        </w:rPr>
        <w:t>addresses the incentive requirements of the ICA alternative. This approach provides robust vessel-level incentives to reduce Chinook salmon bycatch under all levels of pollock biomass and at any rate</w:t>
      </w:r>
      <w:r w:rsidRPr="001969DC">
        <w:rPr>
          <w:rStyle w:val="FootnoteReference"/>
          <w:sz w:val="22"/>
          <w:szCs w:val="22"/>
        </w:rPr>
        <w:footnoteReference w:id="2"/>
      </w:r>
      <w:r w:rsidRPr="001969DC">
        <w:rPr>
          <w:sz w:val="22"/>
          <w:szCs w:val="22"/>
        </w:rPr>
        <w:t xml:space="preserve"> of Chinook salmon bycatch</w:t>
      </w:r>
      <w:ins w:id="213" w:author="hye" w:date="2010-02-15T15:31:00Z">
        <w:r w:rsidR="00A533B7">
          <w:rPr>
            <w:sz w:val="22"/>
            <w:szCs w:val="22"/>
          </w:rPr>
          <w:t>. Additionally, it</w:t>
        </w:r>
      </w:ins>
      <w:r w:rsidRPr="001969DC">
        <w:rPr>
          <w:sz w:val="22"/>
          <w:szCs w:val="22"/>
        </w:rPr>
        <w:t xml:space="preserve"> </w:t>
      </w:r>
      <w:del w:id="214" w:author="hye" w:date="2010-02-15T15:31:00Z">
        <w:r w:rsidRPr="001969DC" w:rsidDel="00A533B7">
          <w:rPr>
            <w:sz w:val="22"/>
            <w:szCs w:val="22"/>
          </w:rPr>
          <w:delText xml:space="preserve">and can </w:delText>
        </w:r>
      </w:del>
      <w:r w:rsidRPr="001969DC">
        <w:rPr>
          <w:sz w:val="22"/>
          <w:szCs w:val="22"/>
        </w:rPr>
        <w:t>act</w:t>
      </w:r>
      <w:ins w:id="215" w:author="hye" w:date="2010-02-15T15:31:00Z">
        <w:r w:rsidR="00A533B7">
          <w:rPr>
            <w:sz w:val="22"/>
            <w:szCs w:val="22"/>
          </w:rPr>
          <w:t>s</w:t>
        </w:r>
      </w:ins>
      <w:r w:rsidRPr="001969DC">
        <w:rPr>
          <w:sz w:val="22"/>
          <w:szCs w:val="22"/>
        </w:rPr>
        <w:t xml:space="preserve"> cumulatively th</w:t>
      </w:r>
      <w:r>
        <w:rPr>
          <w:sz w:val="22"/>
          <w:szCs w:val="22"/>
        </w:rPr>
        <w:t>r</w:t>
      </w:r>
      <w:r w:rsidRPr="001969DC">
        <w:rPr>
          <w:sz w:val="22"/>
          <w:szCs w:val="22"/>
        </w:rPr>
        <w:t xml:space="preserve">ough </w:t>
      </w:r>
      <w:ins w:id="216" w:author="hye" w:date="2010-02-15T15:32:00Z">
        <w:r w:rsidR="00A533B7">
          <w:rPr>
            <w:sz w:val="22"/>
            <w:szCs w:val="22"/>
          </w:rPr>
          <w:t>time to provide incentive for continually reducing</w:t>
        </w:r>
      </w:ins>
      <w:del w:id="217" w:author="hye" w:date="2010-02-15T15:32:00Z">
        <w:r w:rsidRPr="001969DC" w:rsidDel="00A533B7">
          <w:rPr>
            <w:sz w:val="22"/>
            <w:szCs w:val="22"/>
          </w:rPr>
          <w:delText>consistent competition to further reduce</w:delText>
        </w:r>
      </w:del>
      <w:r w:rsidRPr="001969DC">
        <w:rPr>
          <w:sz w:val="22"/>
          <w:szCs w:val="22"/>
        </w:rPr>
        <w:t xml:space="preserve"> overall</w:t>
      </w:r>
      <w:del w:id="218" w:author="hye" w:date="2010-02-15T15:32:00Z">
        <w:r w:rsidRPr="001969DC" w:rsidDel="00A533B7">
          <w:rPr>
            <w:sz w:val="22"/>
            <w:szCs w:val="22"/>
          </w:rPr>
          <w:delText xml:space="preserve"> fleet</w:delText>
        </w:r>
      </w:del>
      <w:r w:rsidRPr="001969DC">
        <w:rPr>
          <w:sz w:val="22"/>
          <w:szCs w:val="22"/>
        </w:rPr>
        <w:t xml:space="preserve"> Chinook salmon encounter rates</w:t>
      </w:r>
      <w:r>
        <w:rPr>
          <w:sz w:val="22"/>
          <w:szCs w:val="22"/>
        </w:rPr>
        <w:t xml:space="preserve"> </w:t>
      </w:r>
      <w:ins w:id="219" w:author="hye" w:date="2010-02-15T15:32:00Z">
        <w:r w:rsidR="00A533B7">
          <w:rPr>
            <w:sz w:val="22"/>
            <w:szCs w:val="22"/>
          </w:rPr>
          <w:t>in successive years</w:t>
        </w:r>
      </w:ins>
      <w:del w:id="220" w:author="hye" w:date="2010-02-15T15:32:00Z">
        <w:r w:rsidDel="00A533B7">
          <w:rPr>
            <w:sz w:val="22"/>
            <w:szCs w:val="22"/>
          </w:rPr>
          <w:delText>year after year</w:delText>
        </w:r>
      </w:del>
      <w:r w:rsidRPr="001969DC">
        <w:rPr>
          <w:sz w:val="22"/>
          <w:szCs w:val="22"/>
        </w:rPr>
        <w:t>. The plan is flexible, and with experimental implementation and monitoring can be tuned to meet predetermined performance standards.</w:t>
      </w:r>
      <w:ins w:id="221" w:author="hye" w:date="2010-02-15T15:32:00Z">
        <w:r w:rsidR="00EC14A0">
          <w:rPr>
            <w:sz w:val="22"/>
            <w:szCs w:val="22"/>
          </w:rPr>
          <w:t xml:space="preserve">  </w:t>
        </w:r>
        <w:r w:rsidR="00873A7D">
          <w:rPr>
            <w:sz w:val="22"/>
            <w:szCs w:val="22"/>
          </w:rPr>
          <w:t xml:space="preserve">It shares some elements with well-established pollution credits trading schemes by rewarding vessels </w:t>
        </w:r>
      </w:ins>
      <w:ins w:id="222" w:author="hye" w:date="2010-02-17T09:02:00Z">
        <w:r w:rsidR="00443AD4">
          <w:rPr>
            <w:sz w:val="22"/>
            <w:szCs w:val="22"/>
          </w:rPr>
          <w:t xml:space="preserve">with consistently low bycatch rates </w:t>
        </w:r>
      </w:ins>
      <w:ins w:id="223" w:author="hye" w:date="2010-02-15T15:32:00Z">
        <w:r w:rsidR="00873A7D">
          <w:rPr>
            <w:sz w:val="22"/>
            <w:szCs w:val="22"/>
          </w:rPr>
          <w:t>and penalizing those with chronic high bycatch rates</w:t>
        </w:r>
      </w:ins>
      <w:ins w:id="224" w:author="hye" w:date="2010-02-15T16:01:00Z">
        <w:r w:rsidR="00AF400F">
          <w:rPr>
            <w:sz w:val="22"/>
            <w:szCs w:val="22"/>
          </w:rPr>
          <w:t>; however, the plan is structured so that the avoidance incentive is greatest during low encounter periods</w:t>
        </w:r>
      </w:ins>
      <w:ins w:id="225" w:author="hye" w:date="2010-02-17T09:09:00Z">
        <w:r w:rsidR="00443AD4">
          <w:rPr>
            <w:sz w:val="22"/>
            <w:szCs w:val="22"/>
          </w:rPr>
          <w:t xml:space="preserve"> </w:t>
        </w:r>
      </w:ins>
      <w:ins w:id="226" w:author="hye" w:date="2010-02-17T09:10:00Z">
        <w:r w:rsidR="00443AD4">
          <w:rPr>
            <w:sz w:val="22"/>
            <w:szCs w:val="22"/>
          </w:rPr>
          <w:t>and</w:t>
        </w:r>
      </w:ins>
      <w:ins w:id="227" w:author="hye" w:date="2010-02-15T16:01:00Z">
        <w:r w:rsidR="00AF400F">
          <w:rPr>
            <w:sz w:val="22"/>
            <w:szCs w:val="22"/>
          </w:rPr>
          <w:t xml:space="preserve"> reflect</w:t>
        </w:r>
      </w:ins>
      <w:ins w:id="228" w:author="hye" w:date="2010-02-17T09:10:00Z">
        <w:r w:rsidR="00443AD4">
          <w:rPr>
            <w:sz w:val="22"/>
            <w:szCs w:val="22"/>
          </w:rPr>
          <w:t>s</w:t>
        </w:r>
      </w:ins>
      <w:ins w:id="229" w:author="hye" w:date="2010-02-15T16:01:00Z">
        <w:r w:rsidR="00AF400F">
          <w:rPr>
            <w:sz w:val="22"/>
            <w:szCs w:val="22"/>
          </w:rPr>
          <w:t xml:space="preserve"> the actual industry cost of bycatch as determined by the market </w:t>
        </w:r>
      </w:ins>
      <w:ins w:id="230" w:author="hye" w:date="2010-02-15T16:02:00Z">
        <w:r w:rsidR="00AF400F">
          <w:rPr>
            <w:sz w:val="22"/>
            <w:szCs w:val="22"/>
          </w:rPr>
          <w:t>price</w:t>
        </w:r>
      </w:ins>
      <w:ins w:id="231" w:author="hye" w:date="2010-02-15T16:01:00Z">
        <w:r w:rsidR="00AF400F">
          <w:rPr>
            <w:sz w:val="22"/>
            <w:szCs w:val="22"/>
          </w:rPr>
          <w:t xml:space="preserve"> </w:t>
        </w:r>
      </w:ins>
      <w:ins w:id="232" w:author="hye" w:date="2010-02-15T16:02:00Z">
        <w:r w:rsidR="00AF400F">
          <w:rPr>
            <w:sz w:val="22"/>
            <w:szCs w:val="22"/>
          </w:rPr>
          <w:t>for ITEC.</w:t>
        </w:r>
      </w:ins>
    </w:p>
    <w:p w:rsidR="00E560D2" w:rsidRPr="00747D6D" w:rsidRDefault="00E560D2" w:rsidP="00E560D2">
      <w:pPr>
        <w:numPr>
          <w:ins w:id="233" w:author="Hao Ye" w:date="2009-12-03T10:13:00Z"/>
        </w:numPr>
        <w:spacing w:line="480" w:lineRule="auto"/>
        <w:rPr>
          <w:ins w:id="234" w:author="Hao Ye" w:date="2009-12-03T10:13:00Z"/>
          <w:sz w:val="22"/>
          <w:szCs w:val="22"/>
        </w:rPr>
      </w:pPr>
    </w:p>
    <w:p w:rsidR="00E560D2" w:rsidRDefault="00E560D2" w:rsidP="009B24F5">
      <w:pPr>
        <w:widowControl w:val="0"/>
        <w:numPr>
          <w:ins w:id="235" w:author="Hao Ye" w:date="2009-12-03T10:13:00Z"/>
        </w:numPr>
        <w:autoSpaceDE w:val="0"/>
        <w:autoSpaceDN w:val="0"/>
        <w:adjustRightInd w:val="0"/>
        <w:spacing w:line="480" w:lineRule="auto"/>
        <w:rPr>
          <w:del w:id="236" w:author="Unknown"/>
          <w:sz w:val="22"/>
          <w:szCs w:val="22"/>
        </w:rPr>
      </w:pPr>
      <w:ins w:id="237" w:author="Hao Ye" w:date="2009-12-03T10:13:00Z">
        <w:r w:rsidRPr="001969DC">
          <w:rPr>
            <w:sz w:val="22"/>
            <w:szCs w:val="22"/>
          </w:rPr>
          <w:t xml:space="preserve">Regional pollution credits trading schemes </w:t>
        </w:r>
      </w:ins>
      <w:ins w:id="238" w:author="hye" w:date="2010-02-15T16:03:00Z">
        <w:r w:rsidR="00C6734A">
          <w:rPr>
            <w:sz w:val="22"/>
            <w:szCs w:val="22"/>
          </w:rPr>
          <w:t xml:space="preserve">are an important precedent </w:t>
        </w:r>
      </w:ins>
      <w:ins w:id="239" w:author="hye" w:date="2010-02-17T09:43:00Z">
        <w:r w:rsidR="00E82546">
          <w:rPr>
            <w:sz w:val="22"/>
            <w:szCs w:val="22"/>
          </w:rPr>
          <w:t>in</w:t>
        </w:r>
      </w:ins>
      <w:ins w:id="240" w:author="hye" w:date="2010-02-15T16:03:00Z">
        <w:r w:rsidR="00C6734A">
          <w:rPr>
            <w:sz w:val="22"/>
            <w:szCs w:val="22"/>
          </w:rPr>
          <w:t xml:space="preserve"> the use of market</w:t>
        </w:r>
        <w:r w:rsidR="00E82546">
          <w:rPr>
            <w:sz w:val="22"/>
            <w:szCs w:val="22"/>
          </w:rPr>
          <w:t xml:space="preserve"> incentives t</w:t>
        </w:r>
      </w:ins>
      <w:ins w:id="241" w:author="hye" w:date="2010-02-17T09:43:00Z">
        <w:r w:rsidR="00E82546">
          <w:rPr>
            <w:sz w:val="22"/>
            <w:szCs w:val="22"/>
          </w:rPr>
          <w:t>o</w:t>
        </w:r>
      </w:ins>
      <w:ins w:id="242" w:author="hye" w:date="2010-02-15T16:03:00Z">
        <w:r w:rsidR="00C6734A">
          <w:rPr>
            <w:sz w:val="22"/>
            <w:szCs w:val="22"/>
          </w:rPr>
          <w:t xml:space="preserve"> shape industry behavior toward</w:t>
        </w:r>
      </w:ins>
      <w:ins w:id="243" w:author="hye" w:date="2010-02-17T09:43:00Z">
        <w:r w:rsidR="00E82546">
          <w:rPr>
            <w:sz w:val="22"/>
            <w:szCs w:val="22"/>
          </w:rPr>
          <w:t>s</w:t>
        </w:r>
      </w:ins>
      <w:ins w:id="244" w:author="hye" w:date="2010-02-15T16:03:00Z">
        <w:r w:rsidR="00C6734A">
          <w:rPr>
            <w:sz w:val="22"/>
            <w:szCs w:val="22"/>
          </w:rPr>
          <w:t xml:space="preserve"> achieving a regulatory goal. These systems </w:t>
        </w:r>
      </w:ins>
      <w:ins w:id="245" w:author="Hao Ye" w:date="2009-12-03T10:13:00Z">
        <w:del w:id="246" w:author="hye" w:date="2010-02-17T09:43:00Z">
          <w:r w:rsidRPr="001969DC" w:rsidDel="00E82546">
            <w:rPr>
              <w:sz w:val="22"/>
              <w:szCs w:val="22"/>
            </w:rPr>
            <w:delText xml:space="preserve">have been shown to </w:delText>
          </w:r>
        </w:del>
        <w:r w:rsidRPr="001969DC">
          <w:rPr>
            <w:sz w:val="22"/>
            <w:szCs w:val="22"/>
          </w:rPr>
          <w:t xml:space="preserve">provide effective financial incentives </w:t>
        </w:r>
        <w:del w:id="247" w:author="hye" w:date="2010-02-17T09:44:00Z">
          <w:r w:rsidRPr="001969DC" w:rsidDel="00E82546">
            <w:rPr>
              <w:sz w:val="22"/>
              <w:szCs w:val="22"/>
            </w:rPr>
            <w:delText>to allow</w:delText>
          </w:r>
        </w:del>
      </w:ins>
      <w:ins w:id="248" w:author="hye" w:date="2010-02-17T09:44:00Z">
        <w:r w:rsidR="00E82546">
          <w:rPr>
            <w:sz w:val="22"/>
            <w:szCs w:val="22"/>
          </w:rPr>
          <w:t>for</w:t>
        </w:r>
      </w:ins>
      <w:ins w:id="249" w:author="Hao Ye" w:date="2009-12-03T10:13:00Z">
        <w:r w:rsidRPr="001969DC">
          <w:rPr>
            <w:sz w:val="22"/>
            <w:szCs w:val="22"/>
          </w:rPr>
          <w:t xml:space="preserve"> industries</w:t>
        </w:r>
        <w:del w:id="250" w:author="hye" w:date="2010-02-17T09:44:00Z">
          <w:r w:rsidRPr="001969DC" w:rsidDel="00E82546">
            <w:rPr>
              <w:sz w:val="22"/>
              <w:szCs w:val="22"/>
            </w:rPr>
            <w:delText xml:space="preserve"> over time </w:delText>
          </w:r>
        </w:del>
        <w:r w:rsidRPr="001969DC">
          <w:rPr>
            <w:sz w:val="22"/>
            <w:szCs w:val="22"/>
          </w:rPr>
          <w:t xml:space="preserve">to evolve new behaviors to minimize emissions, and </w:t>
        </w:r>
      </w:ins>
      <w:ins w:id="251" w:author="hye" w:date="2010-02-17T09:45:00Z">
        <w:r w:rsidR="00E82546">
          <w:rPr>
            <w:sz w:val="22"/>
            <w:szCs w:val="22"/>
          </w:rPr>
          <w:t xml:space="preserve">to </w:t>
        </w:r>
      </w:ins>
      <w:ins w:id="252" w:author="Hao Ye" w:date="2009-12-03T10:13:00Z">
        <w:r w:rsidRPr="001969DC">
          <w:rPr>
            <w:sz w:val="22"/>
            <w:szCs w:val="22"/>
          </w:rPr>
          <w:t>do so with minimal financial stress. A hallmark example is the New England sulfide emissions market, created in 1990 to regulate atmospheric SO</w:t>
        </w:r>
        <w:r w:rsidRPr="001969DC">
          <w:rPr>
            <w:sz w:val="22"/>
            <w:szCs w:val="22"/>
            <w:vertAlign w:val="subscript"/>
          </w:rPr>
          <w:t>2</w:t>
        </w:r>
        <w:r w:rsidRPr="001969DC">
          <w:rPr>
            <w:sz w:val="22"/>
            <w:szCs w:val="22"/>
          </w:rPr>
          <w:t xml:space="preserve"> released by coal-burning power plants. Regulators set cap</w:t>
        </w:r>
        <w:r>
          <w:rPr>
            <w:sz w:val="22"/>
            <w:szCs w:val="22"/>
          </w:rPr>
          <w:t>s</w:t>
        </w:r>
        <w:r w:rsidRPr="001969DC">
          <w:rPr>
            <w:sz w:val="22"/>
            <w:szCs w:val="22"/>
          </w:rPr>
          <w:t xml:space="preserve"> on </w:t>
        </w:r>
        <w:r>
          <w:rPr>
            <w:sz w:val="22"/>
            <w:szCs w:val="22"/>
          </w:rPr>
          <w:t xml:space="preserve">individual plant </w:t>
        </w:r>
        <w:r w:rsidRPr="001969DC">
          <w:rPr>
            <w:sz w:val="22"/>
            <w:szCs w:val="22"/>
          </w:rPr>
          <w:t xml:space="preserve">emissions and allowed </w:t>
        </w:r>
        <w:r>
          <w:rPr>
            <w:sz w:val="22"/>
            <w:szCs w:val="22"/>
          </w:rPr>
          <w:t xml:space="preserve">plants </w:t>
        </w:r>
        <w:r w:rsidRPr="001969DC">
          <w:rPr>
            <w:sz w:val="22"/>
            <w:szCs w:val="22"/>
          </w:rPr>
          <w:t xml:space="preserve">to trade offsets to keep below the cap. Non-polluters are rewarded by collecting revenues from sales of credits while emitters are penalized by </w:t>
        </w:r>
        <w:r>
          <w:rPr>
            <w:sz w:val="22"/>
            <w:szCs w:val="22"/>
          </w:rPr>
          <w:t>the need to buy</w:t>
        </w:r>
        <w:r w:rsidRPr="001969DC">
          <w:rPr>
            <w:sz w:val="22"/>
            <w:szCs w:val="22"/>
          </w:rPr>
          <w:t xml:space="preserve"> credits to offset their sulfide emissions. This market-based system provides </w:t>
        </w:r>
        <w:r>
          <w:rPr>
            <w:sz w:val="22"/>
            <w:szCs w:val="22"/>
          </w:rPr>
          <w:t xml:space="preserve">incentives to individual firms in </w:t>
        </w:r>
        <w:r w:rsidRPr="001969DC">
          <w:rPr>
            <w:sz w:val="22"/>
            <w:szCs w:val="22"/>
          </w:rPr>
          <w:t xml:space="preserve">the industry to dramatically reduce sulfide emissions. In </w:t>
        </w:r>
        <w:r>
          <w:rPr>
            <w:sz w:val="22"/>
            <w:szCs w:val="22"/>
          </w:rPr>
          <w:t>its</w:t>
        </w:r>
        <w:r w:rsidRPr="001969DC">
          <w:rPr>
            <w:sz w:val="22"/>
            <w:szCs w:val="22"/>
          </w:rPr>
          <w:t xml:space="preserve"> first decade, the emissions trading system resulted in </w:t>
        </w:r>
        <w:r>
          <w:rPr>
            <w:sz w:val="22"/>
            <w:szCs w:val="22"/>
          </w:rPr>
          <w:t xml:space="preserve">a 40% reduction in nationwide </w:t>
        </w:r>
        <w:r w:rsidRPr="001969DC">
          <w:rPr>
            <w:sz w:val="22"/>
            <w:szCs w:val="22"/>
          </w:rPr>
          <w:t>SO</w:t>
        </w:r>
        <w:r w:rsidRPr="00F30B93">
          <w:rPr>
            <w:sz w:val="22"/>
            <w:szCs w:val="22"/>
            <w:vertAlign w:val="subscript"/>
          </w:rPr>
          <w:t>2</w:t>
        </w:r>
        <w:r w:rsidRPr="001969DC">
          <w:rPr>
            <w:sz w:val="22"/>
            <w:szCs w:val="22"/>
          </w:rPr>
          <w:t xml:space="preserve"> </w:t>
        </w:r>
        <w:r>
          <w:rPr>
            <w:sz w:val="22"/>
            <w:szCs w:val="22"/>
          </w:rPr>
          <w:t>emissions</w:t>
        </w:r>
        <w:r w:rsidRPr="001969DC">
          <w:rPr>
            <w:sz w:val="22"/>
            <w:szCs w:val="22"/>
          </w:rPr>
          <w:t xml:space="preserve"> (a 10 million ton reduction annually), the largest and most successful program of its kind designed to date. This market-based incentive system has shown the potential to save up to half of the compliance costs associated with more traditional source-by-source emission limit programs</w:t>
        </w:r>
        <w:r>
          <w:rPr>
            <w:sz w:val="22"/>
            <w:szCs w:val="22"/>
          </w:rPr>
          <w:t xml:space="preserve"> (Rico 1995)</w:t>
        </w:r>
        <w:r w:rsidRPr="001969DC">
          <w:rPr>
            <w:sz w:val="22"/>
            <w:szCs w:val="22"/>
          </w:rPr>
          <w:t>. In general open market-incentive systems can be relatively inexpensive to implement and enforce, in part because as a many player game, they are not easily manipulated.</w:t>
        </w:r>
      </w:ins>
    </w:p>
    <w:p w:rsidR="009B24F5" w:rsidRPr="001969DC" w:rsidDel="009B24F5" w:rsidRDefault="009B24F5" w:rsidP="00E560D2">
      <w:pPr>
        <w:widowControl w:val="0"/>
        <w:numPr>
          <w:ins w:id="253" w:author="George Sugihara" w:date="2010-02-17T18:17:00Z"/>
        </w:numPr>
        <w:autoSpaceDE w:val="0"/>
        <w:autoSpaceDN w:val="0"/>
        <w:adjustRightInd w:val="0"/>
        <w:spacing w:line="480" w:lineRule="auto"/>
        <w:rPr>
          <w:ins w:id="254" w:author="George Sugihara" w:date="2010-02-17T18:17:00Z"/>
          <w:sz w:val="22"/>
          <w:szCs w:val="22"/>
        </w:rPr>
      </w:pPr>
    </w:p>
    <w:p w:rsidR="00E560D2" w:rsidRPr="001969DC" w:rsidRDefault="00E560D2" w:rsidP="009B24F5">
      <w:pPr>
        <w:widowControl w:val="0"/>
        <w:numPr>
          <w:ins w:id="255" w:author="Hao Ye" w:date="2009-12-03T10:13:00Z"/>
        </w:numPr>
        <w:autoSpaceDE w:val="0"/>
        <w:autoSpaceDN w:val="0"/>
        <w:adjustRightInd w:val="0"/>
        <w:spacing w:line="480" w:lineRule="auto"/>
        <w:rPr>
          <w:ins w:id="256" w:author="Hao Ye" w:date="2009-12-03T10:13:00Z"/>
          <w:sz w:val="22"/>
          <w:szCs w:val="22"/>
        </w:rPr>
        <w:pPrChange w:id="257" w:author="George Sugihara" w:date="2010-02-17T18:17:00Z">
          <w:pPr>
            <w:spacing w:line="480" w:lineRule="auto"/>
          </w:pPr>
        </w:pPrChange>
      </w:pPr>
    </w:p>
    <w:p w:rsidR="00E560D2" w:rsidRPr="001969DC" w:rsidRDefault="00C6734A" w:rsidP="00E560D2">
      <w:pPr>
        <w:numPr>
          <w:ins w:id="258" w:author="Hao Ye" w:date="2009-12-03T10:13:00Z"/>
        </w:numPr>
        <w:spacing w:line="480" w:lineRule="auto"/>
        <w:rPr>
          <w:ins w:id="259" w:author="Hao Ye" w:date="2009-12-03T10:13:00Z"/>
          <w:sz w:val="22"/>
          <w:szCs w:val="22"/>
        </w:rPr>
      </w:pPr>
      <w:ins w:id="260" w:author="hye" w:date="2010-02-15T16:04:00Z">
        <w:r>
          <w:rPr>
            <w:sz w:val="22"/>
            <w:szCs w:val="22"/>
          </w:rPr>
          <w:t>The ince</w:t>
        </w:r>
      </w:ins>
      <w:ins w:id="261" w:author="George Sugihara" w:date="2010-02-17T18:12:00Z">
        <w:r w:rsidR="00865714">
          <w:rPr>
            <w:sz w:val="22"/>
            <w:szCs w:val="22"/>
          </w:rPr>
          <w:t>nt</w:t>
        </w:r>
      </w:ins>
      <w:ins w:id="262" w:author="hye" w:date="2010-02-15T16:04:00Z">
        <w:del w:id="263" w:author="George Sugihara" w:date="2010-02-17T18:12:00Z">
          <w:r w:rsidDel="00865714">
            <w:rPr>
              <w:sz w:val="22"/>
              <w:szCs w:val="22"/>
            </w:rPr>
            <w:delText>it</w:delText>
          </w:r>
        </w:del>
        <w:r>
          <w:rPr>
            <w:sz w:val="22"/>
            <w:szCs w:val="22"/>
          </w:rPr>
          <w:t>ive plan</w:t>
        </w:r>
      </w:ins>
      <w:ins w:id="264" w:author="Hao Ye" w:date="2009-12-03T10:13:00Z">
        <w:del w:id="265" w:author="hye" w:date="2010-02-15T16:04:00Z">
          <w:r w:rsidR="00E560D2" w:rsidRPr="001969DC" w:rsidDel="00C6734A">
            <w:rPr>
              <w:sz w:val="22"/>
              <w:szCs w:val="22"/>
            </w:rPr>
            <w:delText>Here we will examine a new market-incentive system</w:delText>
          </w:r>
        </w:del>
        <w:r w:rsidR="00E560D2" w:rsidRPr="001969DC">
          <w:rPr>
            <w:sz w:val="22"/>
            <w:szCs w:val="22"/>
          </w:rPr>
          <w:t xml:space="preserve"> to reduce Chinook salmon bycatch </w:t>
        </w:r>
      </w:ins>
      <w:ins w:id="266" w:author="hye" w:date="2010-02-15T16:04:00Z">
        <w:r>
          <w:rPr>
            <w:sz w:val="22"/>
            <w:szCs w:val="22"/>
          </w:rPr>
          <w:t xml:space="preserve">examined here </w:t>
        </w:r>
      </w:ins>
      <w:ins w:id="267" w:author="Hao Ye" w:date="2009-12-03T10:13:00Z">
        <w:del w:id="268" w:author="hye" w:date="2010-02-15T16:04:00Z">
          <w:r w:rsidR="00E560D2" w:rsidRPr="001969DC" w:rsidDel="00C6734A">
            <w:rPr>
              <w:sz w:val="22"/>
              <w:szCs w:val="22"/>
            </w:rPr>
            <w:delText xml:space="preserve">that </w:delText>
          </w:r>
        </w:del>
        <w:r w:rsidR="00E560D2" w:rsidRPr="001969DC">
          <w:rPr>
            <w:sz w:val="22"/>
            <w:szCs w:val="22"/>
          </w:rPr>
          <w:t>is analogous to the sulfide offsets trading scheme</w:t>
        </w:r>
      </w:ins>
      <w:ins w:id="269" w:author="George Sugihara" w:date="2010-02-17T18:04:00Z">
        <w:r w:rsidR="004B214A">
          <w:rPr>
            <w:sz w:val="22"/>
            <w:szCs w:val="22"/>
          </w:rPr>
          <w:t xml:space="preserve"> </w:t>
        </w:r>
      </w:ins>
      <w:ins w:id="270" w:author="Hao Ye" w:date="2009-12-03T10:13:00Z">
        <w:del w:id="271" w:author="George Sugihara" w:date="2010-02-17T18:04:00Z">
          <w:r w:rsidR="00E560D2" w:rsidRPr="001969DC" w:rsidDel="004B214A">
            <w:rPr>
              <w:sz w:val="22"/>
              <w:szCs w:val="22"/>
            </w:rPr>
            <w:delText xml:space="preserve">, but only </w:delText>
          </w:r>
        </w:del>
        <w:r w:rsidR="00E560D2" w:rsidRPr="001969DC">
          <w:rPr>
            <w:sz w:val="22"/>
            <w:szCs w:val="22"/>
          </w:rPr>
          <w:t xml:space="preserve">in its use of credits trading to create </w:t>
        </w:r>
        <w:r w:rsidR="00E560D2" w:rsidRPr="001969DC">
          <w:rPr>
            <w:i/>
            <w:sz w:val="22"/>
            <w:szCs w:val="22"/>
          </w:rPr>
          <w:t>short-term</w:t>
        </w:r>
        <w:r w:rsidR="00E560D2" w:rsidRPr="001969DC">
          <w:rPr>
            <w:sz w:val="22"/>
            <w:szCs w:val="22"/>
          </w:rPr>
          <w:t xml:space="preserve"> individual vessel incentives to reduce Chinook encounter rates. </w:t>
        </w:r>
      </w:ins>
      <w:ins w:id="272" w:author="George Sugihara" w:date="2010-02-17T18:12:00Z">
        <w:r w:rsidR="00865714">
          <w:rPr>
            <w:sz w:val="22"/>
            <w:szCs w:val="22"/>
          </w:rPr>
          <w:t>However, s</w:t>
        </w:r>
      </w:ins>
      <w:ins w:id="273" w:author="hye" w:date="2010-02-15T16:04:00Z">
        <w:del w:id="274" w:author="George Sugihara" w:date="2010-02-17T18:12:00Z">
          <w:r w:rsidDel="00865714">
            <w:rPr>
              <w:sz w:val="22"/>
              <w:szCs w:val="22"/>
            </w:rPr>
            <w:delText>S</w:delText>
          </w:r>
        </w:del>
        <w:r>
          <w:rPr>
            <w:sz w:val="22"/>
            <w:szCs w:val="22"/>
          </w:rPr>
          <w:t xml:space="preserve">tronger </w:t>
        </w:r>
      </w:ins>
      <w:ins w:id="275" w:author="Hao Ye" w:date="2009-12-03T10:13:00Z">
        <w:del w:id="276" w:author="hye" w:date="2010-02-15T16:04:00Z">
          <w:r w:rsidR="00E560D2" w:rsidDel="00C6734A">
            <w:rPr>
              <w:sz w:val="22"/>
              <w:szCs w:val="22"/>
            </w:rPr>
            <w:delText>I</w:delText>
          </w:r>
        </w:del>
      </w:ins>
      <w:ins w:id="277" w:author="hye" w:date="2010-02-15T16:04:00Z">
        <w:r>
          <w:rPr>
            <w:sz w:val="22"/>
            <w:szCs w:val="22"/>
          </w:rPr>
          <w:t>i</w:t>
        </w:r>
      </w:ins>
      <w:ins w:id="278" w:author="Hao Ye" w:date="2009-12-03T10:13:00Z">
        <w:r w:rsidR="00E560D2" w:rsidRPr="001969DC">
          <w:rPr>
            <w:sz w:val="22"/>
            <w:szCs w:val="22"/>
          </w:rPr>
          <w:t>ndividual incentives</w:t>
        </w:r>
        <w:del w:id="279" w:author="hye" w:date="2010-02-17T09:47:00Z">
          <w:r w:rsidR="00E560D2" w:rsidRPr="001969DC" w:rsidDel="00E82546">
            <w:rPr>
              <w:sz w:val="22"/>
              <w:szCs w:val="22"/>
            </w:rPr>
            <w:delText xml:space="preserve"> of this </w:delText>
          </w:r>
          <w:r w:rsidR="00E560D2" w:rsidDel="00E82546">
            <w:rPr>
              <w:sz w:val="22"/>
              <w:szCs w:val="22"/>
            </w:rPr>
            <w:delText>MIP</w:delText>
          </w:r>
        </w:del>
        <w:r w:rsidR="00E560D2" w:rsidRPr="001969DC">
          <w:rPr>
            <w:sz w:val="22"/>
            <w:szCs w:val="22"/>
          </w:rPr>
          <w:t xml:space="preserve"> come from an annual allocation scheme for ITEC that creates </w:t>
        </w:r>
        <w:r w:rsidR="00E560D2" w:rsidRPr="001969DC">
          <w:rPr>
            <w:i/>
            <w:sz w:val="22"/>
            <w:szCs w:val="22"/>
          </w:rPr>
          <w:t>long-term</w:t>
        </w:r>
        <w:r w:rsidR="00E560D2" w:rsidRPr="001969DC">
          <w:rPr>
            <w:sz w:val="22"/>
            <w:szCs w:val="22"/>
          </w:rPr>
          <w:t xml:space="preserve"> </w:t>
        </w:r>
        <w:r w:rsidR="00E560D2" w:rsidRPr="001969DC">
          <w:rPr>
            <w:i/>
            <w:sz w:val="22"/>
            <w:szCs w:val="22"/>
          </w:rPr>
          <w:t>accountability</w:t>
        </w:r>
        <w:r w:rsidR="00E560D2" w:rsidRPr="001969DC">
          <w:rPr>
            <w:sz w:val="22"/>
            <w:szCs w:val="22"/>
          </w:rPr>
          <w:t xml:space="preserve"> for </w:t>
        </w:r>
      </w:ins>
      <w:ins w:id="280" w:author="hye" w:date="2010-02-15T16:04:00Z">
        <w:r>
          <w:rPr>
            <w:sz w:val="22"/>
            <w:szCs w:val="22"/>
          </w:rPr>
          <w:t xml:space="preserve">bycatch </w:t>
        </w:r>
      </w:ins>
      <w:ins w:id="281" w:author="Hao Ye" w:date="2009-12-03T10:13:00Z">
        <w:r w:rsidR="00E560D2" w:rsidRPr="001969DC">
          <w:rPr>
            <w:sz w:val="22"/>
            <w:szCs w:val="22"/>
          </w:rPr>
          <w:t>behavior</w:t>
        </w:r>
      </w:ins>
      <w:ins w:id="282" w:author="George Sugihara" w:date="2010-02-17T18:04:00Z">
        <w:r w:rsidR="004B214A">
          <w:rPr>
            <w:sz w:val="22"/>
            <w:szCs w:val="22"/>
          </w:rPr>
          <w:t xml:space="preserve">. </w:t>
        </w:r>
      </w:ins>
      <w:ins w:id="283" w:author="Hao Ye" w:date="2009-12-03T10:13:00Z">
        <w:del w:id="284" w:author="George Sugihara" w:date="2010-02-17T18:04:00Z">
          <w:r w:rsidR="00E560D2" w:rsidRPr="001969DC" w:rsidDel="004B214A">
            <w:rPr>
              <w:sz w:val="22"/>
              <w:szCs w:val="22"/>
            </w:rPr>
            <w:delText xml:space="preserve"> </w:delText>
          </w:r>
        </w:del>
      </w:ins>
      <w:ins w:id="285" w:author="hye" w:date="2010-02-15T16:05:00Z">
        <w:del w:id="286" w:author="George Sugihara" w:date="2010-02-17T18:04:00Z">
          <w:r w:rsidDel="004B214A">
            <w:rPr>
              <w:sz w:val="22"/>
              <w:szCs w:val="22"/>
            </w:rPr>
            <w:delText xml:space="preserve">that are </w:delText>
          </w:r>
        </w:del>
      </w:ins>
      <w:ins w:id="287" w:author="Hao Ye" w:date="2009-12-03T10:13:00Z">
        <w:del w:id="288" w:author="George Sugihara" w:date="2010-02-17T18:04:00Z">
          <w:r w:rsidR="00E560D2" w:rsidDel="004B214A">
            <w:rPr>
              <w:sz w:val="22"/>
              <w:szCs w:val="22"/>
            </w:rPr>
            <w:delText>similar to</w:delText>
          </w:r>
          <w:r w:rsidR="00E560D2" w:rsidRPr="001969DC" w:rsidDel="004B214A">
            <w:rPr>
              <w:sz w:val="22"/>
              <w:szCs w:val="22"/>
            </w:rPr>
            <w:delText xml:space="preserve"> </w:delText>
          </w:r>
          <w:r w:rsidR="00E560D2" w:rsidDel="004B214A">
            <w:rPr>
              <w:sz w:val="22"/>
              <w:szCs w:val="22"/>
            </w:rPr>
            <w:delText>“</w:delText>
          </w:r>
          <w:r w:rsidR="00E560D2" w:rsidRPr="001969DC" w:rsidDel="004B214A">
            <w:rPr>
              <w:sz w:val="22"/>
              <w:szCs w:val="22"/>
            </w:rPr>
            <w:delText>insurance</w:delText>
          </w:r>
          <w:r w:rsidR="00E560D2" w:rsidRPr="001969DC" w:rsidDel="004B214A">
            <w:rPr>
              <w:sz w:val="22"/>
              <w:szCs w:val="22"/>
            </w:rPr>
            <w:delText>-like</w:delText>
          </w:r>
          <w:r w:rsidR="00E560D2" w:rsidDel="004B214A">
            <w:rPr>
              <w:sz w:val="22"/>
              <w:szCs w:val="22"/>
            </w:rPr>
            <w:delText>”</w:delText>
          </w:r>
          <w:r w:rsidR="00E560D2" w:rsidRPr="001969DC" w:rsidDel="004B214A">
            <w:rPr>
              <w:sz w:val="22"/>
              <w:szCs w:val="22"/>
            </w:rPr>
            <w:delText xml:space="preserve"> incentives</w:delText>
          </w:r>
          <w:r w:rsidR="00E560D2" w:rsidRPr="001969DC" w:rsidDel="004B214A">
            <w:rPr>
              <w:sz w:val="22"/>
              <w:szCs w:val="22"/>
            </w:rPr>
            <w:delText xml:space="preserve"> to reduce bycatch</w:delText>
          </w:r>
          <w:r w:rsidR="00E560D2" w:rsidRPr="001969DC" w:rsidDel="004B214A">
            <w:rPr>
              <w:sz w:val="22"/>
              <w:szCs w:val="22"/>
            </w:rPr>
            <w:delText xml:space="preserve">. </w:delText>
          </w:r>
        </w:del>
        <w:r w:rsidR="00E560D2" w:rsidRPr="001969DC">
          <w:rPr>
            <w:sz w:val="22"/>
            <w:szCs w:val="22"/>
          </w:rPr>
          <w:t xml:space="preserve">These allocation incentives promote responsible behavior, are cumulative, </w:t>
        </w:r>
      </w:ins>
      <w:ins w:id="289" w:author="George Sugihara" w:date="2010-02-17T18:04:00Z">
        <w:r w:rsidR="004B214A">
          <w:rPr>
            <w:sz w:val="22"/>
            <w:szCs w:val="22"/>
          </w:rPr>
          <w:t xml:space="preserve">and </w:t>
        </w:r>
      </w:ins>
      <w:ins w:id="290" w:author="Hao Ye" w:date="2009-12-03T10:13:00Z">
        <w:del w:id="291" w:author="hye" w:date="2010-02-17T09:48:00Z">
          <w:r w:rsidR="00E560D2" w:rsidRPr="001969DC" w:rsidDel="00E82546">
            <w:rPr>
              <w:sz w:val="22"/>
              <w:szCs w:val="22"/>
            </w:rPr>
            <w:delText xml:space="preserve">and as required </w:delText>
          </w:r>
          <w:r w:rsidR="00E560D2" w:rsidDel="00E82546">
            <w:rPr>
              <w:sz w:val="22"/>
              <w:szCs w:val="22"/>
            </w:rPr>
            <w:delText>under the ICA alternative of the PPA,</w:delText>
          </w:r>
          <w:r w:rsidR="00E560D2" w:rsidRPr="001969DC" w:rsidDel="00E82546">
            <w:rPr>
              <w:sz w:val="22"/>
              <w:szCs w:val="22"/>
            </w:rPr>
            <w:delText xml:space="preserve"> they </w:delText>
          </w:r>
        </w:del>
        <w:r w:rsidR="00E560D2" w:rsidRPr="001969DC">
          <w:rPr>
            <w:sz w:val="22"/>
            <w:szCs w:val="22"/>
          </w:rPr>
          <w:t>operate at all levels of salmon encounter</w:t>
        </w:r>
      </w:ins>
      <w:ins w:id="292" w:author="hye" w:date="2010-02-17T09:48:00Z">
        <w:r w:rsidR="00E82546">
          <w:rPr>
            <w:sz w:val="22"/>
            <w:szCs w:val="22"/>
          </w:rPr>
          <w:t xml:space="preserve"> (as required under the PPA)</w:t>
        </w:r>
      </w:ins>
      <w:ins w:id="293" w:author="Hao Ye" w:date="2009-12-03T10:13:00Z">
        <w:r w:rsidR="00E560D2" w:rsidRPr="001969DC">
          <w:rPr>
            <w:sz w:val="22"/>
            <w:szCs w:val="22"/>
          </w:rPr>
          <w:t xml:space="preserve">. Most significantly, the incentives for bycatch avoidance </w:t>
        </w:r>
        <w:del w:id="294" w:author="hye" w:date="2010-02-17T09:48:00Z">
          <w:r w:rsidR="00E560D2" w:rsidRPr="001969DC" w:rsidDel="007D4A9D">
            <w:rPr>
              <w:sz w:val="22"/>
              <w:szCs w:val="22"/>
            </w:rPr>
            <w:delText xml:space="preserve">created </w:delText>
          </w:r>
        </w:del>
        <w:r w:rsidR="00E560D2" w:rsidRPr="001969DC">
          <w:rPr>
            <w:sz w:val="22"/>
            <w:szCs w:val="22"/>
          </w:rPr>
          <w:t xml:space="preserve">are strongest at low levels of salmon encounter: times when Chinook populations may be most vulnerable. </w:t>
        </w:r>
      </w:ins>
    </w:p>
    <w:p w:rsidR="00E560D2" w:rsidRPr="001969DC" w:rsidDel="001B35B5" w:rsidRDefault="00E560D2" w:rsidP="00E560D2">
      <w:pPr>
        <w:numPr>
          <w:ins w:id="295" w:author="Hao Ye" w:date="2009-12-03T10:13:00Z"/>
        </w:numPr>
        <w:spacing w:line="480" w:lineRule="auto"/>
        <w:rPr>
          <w:ins w:id="296" w:author="Hao Ye" w:date="2009-12-03T10:13:00Z"/>
          <w:del w:id="297" w:author="George Sugihara" w:date="2010-02-17T18:18:00Z"/>
          <w:sz w:val="22"/>
          <w:szCs w:val="22"/>
        </w:rPr>
      </w:pPr>
    </w:p>
    <w:p w:rsidR="00E560D2" w:rsidRPr="001969DC" w:rsidDel="001B35B5" w:rsidRDefault="00E560D2" w:rsidP="00E560D2">
      <w:pPr>
        <w:numPr>
          <w:ins w:id="298" w:author="Hao Ye" w:date="2009-12-03T10:13:00Z"/>
        </w:numPr>
        <w:spacing w:line="480" w:lineRule="auto"/>
        <w:rPr>
          <w:ins w:id="299" w:author="Hao Ye" w:date="2009-12-03T10:13:00Z"/>
          <w:del w:id="300" w:author="George Sugihara" w:date="2010-02-17T18:17:00Z"/>
          <w:sz w:val="22"/>
          <w:szCs w:val="22"/>
        </w:rPr>
      </w:pPr>
      <w:commentRangeStart w:id="301"/>
      <w:ins w:id="302" w:author="Hao Ye" w:date="2009-12-03T10:13:00Z">
        <w:del w:id="303" w:author="George Sugihara" w:date="2010-02-17T18:17:00Z">
          <w:r w:rsidRPr="001969DC" w:rsidDel="001B35B5">
            <w:rPr>
              <w:sz w:val="22"/>
              <w:szCs w:val="22"/>
            </w:rPr>
            <w:delText xml:space="preserve">In effect, avoiding bycatch in low encounter years enhances a vessel’s subsequent ITEC allocations and creates </w:delText>
          </w:r>
          <w:r w:rsidDel="001B35B5">
            <w:rPr>
              <w:sz w:val="22"/>
              <w:szCs w:val="22"/>
            </w:rPr>
            <w:delText>“</w:delText>
          </w:r>
          <w:r w:rsidRPr="001969DC" w:rsidDel="001B35B5">
            <w:rPr>
              <w:sz w:val="22"/>
              <w:szCs w:val="22"/>
            </w:rPr>
            <w:delText>insurance</w:delText>
          </w:r>
          <w:r w:rsidDel="001B35B5">
            <w:rPr>
              <w:sz w:val="22"/>
              <w:szCs w:val="22"/>
            </w:rPr>
            <w:delText>”</w:delText>
          </w:r>
          <w:r w:rsidRPr="001969DC" w:rsidDel="001B35B5">
            <w:rPr>
              <w:sz w:val="22"/>
              <w:szCs w:val="22"/>
            </w:rPr>
            <w:delText xml:space="preserve"> for moderate-to-high-encounter years when credits may otherwise be unavailable; times when many vessels would otherwise deplete their encounter credits before they can fully harvest their </w:delText>
          </w:r>
          <w:r w:rsidDel="001B35B5">
            <w:rPr>
              <w:sz w:val="22"/>
              <w:szCs w:val="22"/>
            </w:rPr>
            <w:delText>p</w:delText>
          </w:r>
          <w:r w:rsidRPr="001969DC" w:rsidDel="001B35B5">
            <w:rPr>
              <w:sz w:val="22"/>
              <w:szCs w:val="22"/>
            </w:rPr>
            <w:delText>ollock quota. With this allocation scheme, the financial benefits of having additional encounter credits can be considerable. Similarly</w:delText>
          </w:r>
          <w:r w:rsidDel="001B35B5">
            <w:rPr>
              <w:sz w:val="22"/>
              <w:szCs w:val="22"/>
            </w:rPr>
            <w:delText>,</w:delText>
          </w:r>
          <w:r w:rsidRPr="001969DC" w:rsidDel="001B35B5">
            <w:rPr>
              <w:sz w:val="22"/>
              <w:szCs w:val="22"/>
            </w:rPr>
            <w:delText xml:space="preserve"> the costs of having a reduced ITEC allocation can be high.</w:delText>
          </w:r>
        </w:del>
      </w:ins>
    </w:p>
    <w:p w:rsidR="00E560D2" w:rsidRPr="001969DC" w:rsidDel="009A1852" w:rsidRDefault="00E560D2" w:rsidP="00E560D2">
      <w:pPr>
        <w:numPr>
          <w:ins w:id="304" w:author="Hao Ye" w:date="2009-12-03T10:13:00Z"/>
        </w:numPr>
        <w:spacing w:line="480" w:lineRule="auto"/>
        <w:rPr>
          <w:ins w:id="305" w:author="Hao Ye" w:date="2009-12-03T10:13:00Z"/>
          <w:del w:id="306" w:author="George Sugihara" w:date="2010-02-17T18:20:00Z"/>
          <w:sz w:val="22"/>
          <w:szCs w:val="22"/>
        </w:rPr>
      </w:pPr>
    </w:p>
    <w:p w:rsidR="00E560D2" w:rsidRPr="001969DC" w:rsidDel="001B35B5" w:rsidRDefault="00E560D2" w:rsidP="00E560D2">
      <w:pPr>
        <w:numPr>
          <w:ins w:id="307" w:author="Hao Ye" w:date="2009-12-03T10:13:00Z"/>
        </w:numPr>
        <w:spacing w:line="480" w:lineRule="auto"/>
        <w:rPr>
          <w:ins w:id="308" w:author="Hao Ye" w:date="2009-12-03T10:13:00Z"/>
          <w:del w:id="309" w:author="George Sugihara" w:date="2010-02-17T18:18:00Z"/>
          <w:sz w:val="22"/>
          <w:szCs w:val="22"/>
        </w:rPr>
      </w:pPr>
      <w:ins w:id="310" w:author="Hao Ye" w:date="2009-12-03T10:13:00Z">
        <w:del w:id="311" w:author="George Sugihara" w:date="2010-02-17T18:18:00Z">
          <w:r w:rsidRPr="001969DC" w:rsidDel="001B35B5">
            <w:rPr>
              <w:sz w:val="22"/>
              <w:szCs w:val="22"/>
            </w:rPr>
            <w:delText>One of the more interesting things we find</w:delText>
          </w:r>
        </w:del>
      </w:ins>
      <w:ins w:id="312" w:author="hye" w:date="2010-02-15T16:05:00Z">
        <w:del w:id="313" w:author="George Sugihara" w:date="2010-02-17T18:18:00Z">
          <w:r w:rsidR="00C6734A" w:rsidDel="001B35B5">
            <w:rPr>
              <w:sz w:val="22"/>
              <w:szCs w:val="22"/>
            </w:rPr>
            <w:delText xml:space="preserve"> in simulations based on the historical data</w:delText>
          </w:r>
        </w:del>
      </w:ins>
      <w:ins w:id="314" w:author="Hao Ye" w:date="2009-12-03T10:13:00Z">
        <w:del w:id="315" w:author="George Sugihara" w:date="2010-02-17T18:18:00Z">
          <w:r w:rsidRPr="001969DC" w:rsidDel="001B35B5">
            <w:rPr>
              <w:sz w:val="22"/>
              <w:szCs w:val="22"/>
            </w:rPr>
            <w:delText xml:space="preserve"> is that even without any incentives operating in the historical data, the ITEC reallocation scheme alone actually results in lower bycatch and higher industry revenues (Figure </w:delText>
          </w:r>
        </w:del>
      </w:ins>
      <w:ins w:id="316" w:author="hye" w:date="2010-02-17T05:21:00Z">
        <w:del w:id="317" w:author="George Sugihara" w:date="2010-02-17T18:18:00Z">
          <w:r w:rsidR="00846645" w:rsidDel="001B35B5">
            <w:rPr>
              <w:sz w:val="22"/>
              <w:szCs w:val="22"/>
            </w:rPr>
            <w:delText>2</w:delText>
          </w:r>
        </w:del>
      </w:ins>
      <w:ins w:id="318" w:author="Hao Ye" w:date="2009-12-03T10:13:00Z">
        <w:del w:id="319" w:author="George Sugihara" w:date="2010-02-17T18:18:00Z">
          <w:r w:rsidRPr="001969DC" w:rsidDel="001B35B5">
            <w:rPr>
              <w:sz w:val="22"/>
              <w:szCs w:val="22"/>
            </w:rPr>
            <w:delText xml:space="preserve">). This occurs because vessels already show some consistency in bycatch behavior (in the historical non-incentivized data), and the allocation scheme tends to move credits away from poor performing vessels toward cleaner vessels. Not surprisingly, more dramatic cumulative benefits accrue when the incentives are explicitly acknowledged (Figure </w:delText>
          </w:r>
        </w:del>
      </w:ins>
      <w:ins w:id="320" w:author="hye" w:date="2010-02-17T05:21:00Z">
        <w:del w:id="321" w:author="George Sugihara" w:date="2010-02-17T18:18:00Z">
          <w:r w:rsidR="00846645" w:rsidDel="001B35B5">
            <w:rPr>
              <w:sz w:val="22"/>
              <w:szCs w:val="22"/>
            </w:rPr>
            <w:delText>3</w:delText>
          </w:r>
        </w:del>
      </w:ins>
      <w:ins w:id="322" w:author="Hao Ye" w:date="2009-12-03T10:13:00Z">
        <w:del w:id="323" w:author="George Sugihara" w:date="2010-02-17T18:18:00Z">
          <w:r w:rsidRPr="001969DC" w:rsidDel="001B35B5">
            <w:rPr>
              <w:sz w:val="22"/>
              <w:szCs w:val="22"/>
            </w:rPr>
            <w:delText xml:space="preserve">). Moreover, the magnitudes of these incentives and of the consequent bycatch reduction can be adjusted with monitoring and experimentation to fit most reasonable standards. Because of the complexities of human behavior, we believe that the magnitudes of bycatch reduction in any plan cannot be determined </w:delText>
          </w:r>
          <w:r w:rsidRPr="001969DC" w:rsidDel="001B35B5">
            <w:rPr>
              <w:i/>
              <w:sz w:val="22"/>
              <w:szCs w:val="22"/>
            </w:rPr>
            <w:delText>ex ante</w:delText>
          </w:r>
          <w:r w:rsidRPr="001969DC" w:rsidDel="001B35B5">
            <w:rPr>
              <w:sz w:val="22"/>
              <w:szCs w:val="22"/>
            </w:rPr>
            <w:delText>, but will require monitoring and evaluation. An advantage (and political liability) of this plan is its flexibility with regard to parameterization to accommodate adjustments if necessary.</w:delText>
          </w:r>
        </w:del>
      </w:ins>
    </w:p>
    <w:p w:rsidR="00E560D2" w:rsidRPr="001969DC" w:rsidRDefault="00E560D2" w:rsidP="00E560D2">
      <w:pPr>
        <w:numPr>
          <w:ins w:id="324" w:author="Hao Ye" w:date="2009-12-03T10:13:00Z"/>
        </w:numPr>
        <w:spacing w:line="480" w:lineRule="auto"/>
        <w:rPr>
          <w:ins w:id="325" w:author="Hao Ye" w:date="2009-12-03T10:13:00Z"/>
          <w:sz w:val="22"/>
          <w:szCs w:val="22"/>
        </w:rPr>
      </w:pPr>
    </w:p>
    <w:p w:rsidR="00E560D2" w:rsidRPr="001969DC" w:rsidRDefault="00E560D2" w:rsidP="00E560D2">
      <w:pPr>
        <w:numPr>
          <w:ins w:id="326" w:author="Hao Ye" w:date="2009-12-03T10:13:00Z"/>
        </w:numPr>
        <w:spacing w:line="480" w:lineRule="auto"/>
        <w:rPr>
          <w:ins w:id="327" w:author="Hao Ye" w:date="2009-12-03T10:13:00Z"/>
          <w:sz w:val="22"/>
          <w:szCs w:val="22"/>
        </w:rPr>
      </w:pPr>
      <w:ins w:id="328" w:author="Hao Ye" w:date="2009-12-03T10:13:00Z">
        <w:r w:rsidRPr="001969DC">
          <w:rPr>
            <w:sz w:val="22"/>
            <w:szCs w:val="22"/>
          </w:rPr>
          <w:t xml:space="preserve">This analysis will focus on the </w:t>
        </w:r>
        <w:r>
          <w:rPr>
            <w:sz w:val="22"/>
            <w:szCs w:val="22"/>
          </w:rPr>
          <w:t>i</w:t>
        </w:r>
        <w:r w:rsidRPr="001969DC">
          <w:rPr>
            <w:sz w:val="22"/>
            <w:szCs w:val="22"/>
          </w:rPr>
          <w:t xml:space="preserve">nshore </w:t>
        </w:r>
        <w:r>
          <w:rPr>
            <w:sz w:val="22"/>
            <w:szCs w:val="22"/>
          </w:rPr>
          <w:t>c</w:t>
        </w:r>
        <w:r w:rsidRPr="001969DC">
          <w:rPr>
            <w:sz w:val="22"/>
            <w:szCs w:val="22"/>
          </w:rPr>
          <w:t>atcher-</w:t>
        </w:r>
        <w:r>
          <w:rPr>
            <w:sz w:val="22"/>
            <w:szCs w:val="22"/>
          </w:rPr>
          <w:t>v</w:t>
        </w:r>
        <w:r w:rsidRPr="001969DC">
          <w:rPr>
            <w:sz w:val="22"/>
            <w:szCs w:val="22"/>
          </w:rPr>
          <w:t xml:space="preserve">essel sector using </w:t>
        </w:r>
        <w:r>
          <w:rPr>
            <w:sz w:val="22"/>
            <w:szCs w:val="22"/>
          </w:rPr>
          <w:t>daily</w:t>
        </w:r>
        <w:r w:rsidRPr="001969DC">
          <w:rPr>
            <w:sz w:val="22"/>
            <w:szCs w:val="22"/>
          </w:rPr>
          <w:t xml:space="preserve"> data on </w:t>
        </w:r>
        <w:r>
          <w:rPr>
            <w:sz w:val="22"/>
            <w:szCs w:val="22"/>
          </w:rPr>
          <w:t>p</w:t>
        </w:r>
        <w:r w:rsidRPr="001969DC">
          <w:rPr>
            <w:sz w:val="22"/>
            <w:szCs w:val="22"/>
          </w:rPr>
          <w:t xml:space="preserve">ollock harvests and Chinook </w:t>
        </w:r>
        <w:r>
          <w:rPr>
            <w:sz w:val="22"/>
            <w:szCs w:val="22"/>
          </w:rPr>
          <w:t xml:space="preserve">salmon </w:t>
        </w:r>
        <w:r w:rsidRPr="001969DC">
          <w:rPr>
            <w:sz w:val="22"/>
            <w:szCs w:val="22"/>
          </w:rPr>
          <w:t>encounters from 200</w:t>
        </w:r>
        <w:r>
          <w:rPr>
            <w:sz w:val="22"/>
            <w:szCs w:val="22"/>
          </w:rPr>
          <w:t>0</w:t>
        </w:r>
        <w:r w:rsidRPr="001969DC">
          <w:rPr>
            <w:sz w:val="22"/>
            <w:szCs w:val="22"/>
          </w:rPr>
          <w:t xml:space="preserve">-2007. These data show that without behavioral changes, vessels will run out of credits under the </w:t>
        </w:r>
        <w:r>
          <w:rPr>
            <w:sz w:val="22"/>
            <w:szCs w:val="22"/>
          </w:rPr>
          <w:t xml:space="preserve">simple </w:t>
        </w:r>
        <w:r w:rsidRPr="001969DC">
          <w:rPr>
            <w:sz w:val="22"/>
            <w:szCs w:val="22"/>
          </w:rPr>
          <w:t>PPA hard cap even in low abundance years (</w:t>
        </w:r>
      </w:ins>
      <w:ins w:id="329" w:author="George Sugihara" w:date="2010-02-17T18:20:00Z">
        <w:r w:rsidR="009A1852">
          <w:rPr>
            <w:sz w:val="22"/>
            <w:szCs w:val="22"/>
          </w:rPr>
          <w:t xml:space="preserve">Figure </w:t>
        </w:r>
      </w:ins>
      <w:ins w:id="330" w:author="Hao Ye" w:date="2009-12-03T10:13:00Z">
        <w:r w:rsidR="0072426C" w:rsidRPr="001969DC">
          <w:rPr>
            <w:sz w:val="22"/>
            <w:szCs w:val="22"/>
          </w:rPr>
          <w:fldChar w:fldCharType="begin"/>
        </w:r>
        <w:r w:rsidRPr="001969DC">
          <w:rPr>
            <w:sz w:val="22"/>
            <w:szCs w:val="22"/>
          </w:rPr>
          <w:instrText xml:space="preserve"> REF _Ref220714027 \h </w:instrText>
        </w:r>
        <w:r>
          <w:rPr>
            <w:sz w:val="22"/>
            <w:szCs w:val="22"/>
          </w:rPr>
          <w:instrText xml:space="preserve"> \* MERGEFORMAT </w:instrText>
        </w:r>
      </w:ins>
      <w:r w:rsidR="00ED15EB" w:rsidRPr="0072426C">
        <w:rPr>
          <w:sz w:val="22"/>
          <w:szCs w:val="22"/>
        </w:rPr>
      </w:r>
      <w:ins w:id="331" w:author="Hao Ye" w:date="2009-12-03T10:13:00Z">
        <w:r w:rsidR="0072426C" w:rsidRPr="001969DC">
          <w:rPr>
            <w:sz w:val="22"/>
            <w:szCs w:val="22"/>
          </w:rPr>
          <w:fldChar w:fldCharType="end"/>
        </w:r>
        <w:r>
          <w:rPr>
            <w:sz w:val="22"/>
            <w:szCs w:val="22"/>
          </w:rPr>
          <w:t>2</w:t>
        </w:r>
        <w:r w:rsidRPr="001969DC">
          <w:rPr>
            <w:sz w:val="22"/>
            <w:szCs w:val="22"/>
          </w:rPr>
          <w:t xml:space="preserve">). </w:t>
        </w:r>
        <w:commentRangeStart w:id="332"/>
        <w:r w:rsidRPr="001969DC">
          <w:rPr>
            <w:sz w:val="22"/>
            <w:szCs w:val="22"/>
          </w:rPr>
          <w:t xml:space="preserve">If ITEC are expensive or unavailable for sale, the cost of unfished </w:t>
        </w:r>
        <w:r>
          <w:rPr>
            <w:sz w:val="22"/>
            <w:szCs w:val="22"/>
          </w:rPr>
          <w:t>p</w:t>
        </w:r>
        <w:r w:rsidRPr="001969DC">
          <w:rPr>
            <w:sz w:val="22"/>
            <w:szCs w:val="22"/>
          </w:rPr>
          <w:t xml:space="preserve">ollock due to a shortage of credits can be considerable. </w:t>
        </w:r>
        <w:r w:rsidRPr="00902B82">
          <w:rPr>
            <w:sz w:val="22"/>
            <w:szCs w:val="22"/>
          </w:rPr>
          <w:t xml:space="preserve">Therefore, in the </w:t>
        </w:r>
        <w:del w:id="333" w:author="George Sugihara" w:date="2010-02-17T18:18:00Z">
          <w:r w:rsidRPr="00902B82" w:rsidDel="001B35B5">
            <w:rPr>
              <w:sz w:val="22"/>
              <w:szCs w:val="22"/>
            </w:rPr>
            <w:delText>MIP</w:delText>
          </w:r>
        </w:del>
      </w:ins>
      <w:ins w:id="334" w:author="George Sugihara" w:date="2010-02-17T18:18:00Z">
        <w:r w:rsidR="001B35B5">
          <w:rPr>
            <w:sz w:val="22"/>
            <w:szCs w:val="22"/>
          </w:rPr>
          <w:t>CIP</w:t>
        </w:r>
      </w:ins>
      <w:ins w:id="335" w:author="Hao Ye" w:date="2009-12-03T10:13:00Z">
        <w:r w:rsidRPr="00902B82">
          <w:rPr>
            <w:sz w:val="22"/>
            <w:szCs w:val="22"/>
          </w:rPr>
          <w:t xml:space="preserve"> the best position for a vessel owner to be in is to have sufficient ITEC in reserve to </w:t>
        </w:r>
        <w:r>
          <w:rPr>
            <w:sz w:val="22"/>
            <w:szCs w:val="22"/>
          </w:rPr>
          <w:t>avoid the need</w:t>
        </w:r>
        <w:r w:rsidRPr="00902B82">
          <w:rPr>
            <w:sz w:val="22"/>
            <w:szCs w:val="22"/>
          </w:rPr>
          <w:t xml:space="preserve"> to buy credits, and </w:t>
        </w:r>
        <w:r>
          <w:rPr>
            <w:sz w:val="22"/>
            <w:szCs w:val="22"/>
          </w:rPr>
          <w:t xml:space="preserve">to </w:t>
        </w:r>
        <w:r w:rsidRPr="00902B82">
          <w:rPr>
            <w:sz w:val="22"/>
            <w:szCs w:val="22"/>
          </w:rPr>
          <w:t>have the option of gaining extra revenue by selling unused credits</w:t>
        </w:r>
        <w:r w:rsidRPr="001969DC">
          <w:rPr>
            <w:i/>
            <w:sz w:val="22"/>
            <w:szCs w:val="22"/>
          </w:rPr>
          <w:t>.</w:t>
        </w:r>
        <w:r w:rsidRPr="001969DC">
          <w:rPr>
            <w:sz w:val="22"/>
            <w:szCs w:val="22"/>
          </w:rPr>
          <w:t xml:space="preserve"> These aims can be accomplished </w:t>
        </w:r>
        <w:r>
          <w:rPr>
            <w:sz w:val="22"/>
            <w:szCs w:val="22"/>
          </w:rPr>
          <w:t>through</w:t>
        </w:r>
        <w:r w:rsidRPr="001969DC">
          <w:rPr>
            <w:sz w:val="22"/>
            <w:szCs w:val="22"/>
          </w:rPr>
          <w:t xml:space="preserve"> bycatch avoidance.</w:t>
        </w:r>
      </w:ins>
      <w:commentRangeEnd w:id="332"/>
      <w:r w:rsidR="002F1CED">
        <w:rPr>
          <w:rStyle w:val="CommentReference"/>
          <w:vanish/>
        </w:rPr>
        <w:commentReference w:id="332"/>
      </w:r>
    </w:p>
    <w:commentRangeEnd w:id="301"/>
    <w:p w:rsidR="00E560D2" w:rsidRPr="001969DC" w:rsidDel="008D70E6" w:rsidRDefault="007D4A9D" w:rsidP="00E560D2">
      <w:pPr>
        <w:pStyle w:val="Caption"/>
        <w:numPr>
          <w:ins w:id="336" w:author="Hao Ye" w:date="2009-12-03T10:13:00Z"/>
        </w:numPr>
        <w:spacing w:line="480" w:lineRule="auto"/>
        <w:rPr>
          <w:ins w:id="337" w:author="Hao Ye" w:date="2009-12-03T10:13:00Z"/>
          <w:del w:id="338" w:author="hye" w:date="2010-02-15T16:05:00Z"/>
          <w:b w:val="0"/>
          <w:bCs w:val="0"/>
          <w:sz w:val="22"/>
          <w:szCs w:val="22"/>
        </w:rPr>
      </w:pPr>
      <w:r>
        <w:rPr>
          <w:rStyle w:val="CommentReference"/>
          <w:b w:val="0"/>
          <w:bCs w:val="0"/>
        </w:rPr>
        <w:commentReference w:id="301"/>
      </w:r>
    </w:p>
    <w:p w:rsidR="00E560D2" w:rsidRPr="001969DC" w:rsidDel="008D70E6" w:rsidRDefault="00E560D2" w:rsidP="00E560D2">
      <w:pPr>
        <w:spacing w:line="480" w:lineRule="auto"/>
        <w:rPr>
          <w:del w:id="339" w:author="hye" w:date="2010-02-15T16:05:00Z"/>
          <w:sz w:val="22"/>
          <w:szCs w:val="22"/>
        </w:rPr>
      </w:pPr>
      <w:ins w:id="340" w:author="Hao Ye" w:date="2009-12-03T10:13:00Z">
        <w:del w:id="341" w:author="hye" w:date="2010-02-15T16:05:00Z">
          <w:r w:rsidRPr="001969DC" w:rsidDel="008D70E6">
            <w:rPr>
              <w:b/>
              <w:bCs/>
              <w:sz w:val="22"/>
              <w:szCs w:val="22"/>
            </w:rPr>
            <w:delText xml:space="preserve">This is clearly only an indication as it is hard to predict how people would behave with a hard cap in place. The 2006 experience with Hawaiian Swordfish and turtles produced a race for bycatch. Still the graph is instructive as it gives an indication of what might happen in the neutral case, </w:delText>
          </w:r>
          <w:r w:rsidDel="008D70E6">
            <w:rPr>
              <w:b/>
              <w:bCs/>
              <w:sz w:val="22"/>
              <w:szCs w:val="22"/>
            </w:rPr>
            <w:delText>“</w:delText>
          </w:r>
          <w:r w:rsidRPr="001969DC" w:rsidDel="008D70E6">
            <w:rPr>
              <w:b/>
              <w:bCs/>
              <w:sz w:val="22"/>
              <w:szCs w:val="22"/>
            </w:rPr>
            <w:delText>with all things being equal.</w:delText>
          </w:r>
          <w:r w:rsidDel="008D70E6">
            <w:rPr>
              <w:b/>
              <w:bCs/>
              <w:sz w:val="22"/>
              <w:szCs w:val="22"/>
            </w:rPr>
            <w:delText>”</w:delText>
          </w:r>
        </w:del>
      </w:ins>
    </w:p>
    <w:p w:rsidR="00E560D2" w:rsidRPr="00D85A45" w:rsidRDefault="00E560D2" w:rsidP="00E560D2">
      <w:pPr>
        <w:spacing w:line="480" w:lineRule="auto"/>
      </w:pPr>
    </w:p>
    <w:p w:rsidR="00E560D2" w:rsidRPr="00F3251C" w:rsidRDefault="00E560D2" w:rsidP="00E560D2">
      <w:pPr>
        <w:keepNext/>
        <w:spacing w:line="480" w:lineRule="auto"/>
        <w:outlineLvl w:val="0"/>
        <w:rPr>
          <w:b/>
        </w:rPr>
      </w:pPr>
      <w:r w:rsidRPr="00F3251C">
        <w:rPr>
          <w:b/>
        </w:rPr>
        <w:t>Model</w:t>
      </w:r>
    </w:p>
    <w:p w:rsidR="00E560D2" w:rsidRPr="001969DC" w:rsidRDefault="00E560D2" w:rsidP="00E560D2">
      <w:pPr>
        <w:spacing w:line="480" w:lineRule="auto"/>
        <w:rPr>
          <w:sz w:val="22"/>
          <w:szCs w:val="22"/>
        </w:rPr>
      </w:pPr>
      <w:r w:rsidRPr="001969DC">
        <w:rPr>
          <w:sz w:val="22"/>
          <w:szCs w:val="22"/>
        </w:rPr>
        <w:t xml:space="preserve">Sectors are assumed to receive annual allocations of salmon encounter (bycatch) credits (1 ITEC = 1 Chinook) in amounts as described under the PPA. Within each sector, the ITEC </w:t>
      </w:r>
      <w:r>
        <w:rPr>
          <w:sz w:val="22"/>
          <w:szCs w:val="22"/>
        </w:rPr>
        <w:t>is</w:t>
      </w:r>
      <w:r w:rsidRPr="001969DC">
        <w:rPr>
          <w:sz w:val="22"/>
          <w:szCs w:val="22"/>
        </w:rPr>
        <w:t xml:space="preserve"> distributed to individual vessels under intercooperative agreements—civil contracts—enacted within co-ops according to a specifically designed uniform allocation rule (the Legacy Allocation Rule) that provides vessel-level incentives to avoid Chinook salmon encounters and explicitly addresses each of the ICA alternative's required performance attributes. It is assumed that vessels can use or trade ITEC within and across sectors to offset salmon bycatch encounters and these transfers of ITEC are moderated by rules (e.g., Dynamic Salmon Savings</w:t>
      </w:r>
      <w:r w:rsidRPr="001969DC">
        <w:rPr>
          <w:rStyle w:val="FootnoteReference"/>
          <w:sz w:val="22"/>
          <w:szCs w:val="22"/>
        </w:rPr>
        <w:footnoteReference w:id="3"/>
      </w:r>
      <w:r w:rsidRPr="001969DC">
        <w:rPr>
          <w:sz w:val="22"/>
          <w:szCs w:val="22"/>
        </w:rPr>
        <w:t>) that further reinforce ICA performance attributes and prevent potential abuses.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w:t>
      </w:r>
      <w:del w:id="342" w:author="George Sugihara" w:date="2010-02-17T18:18:00Z">
        <w:r w:rsidRPr="001969DC" w:rsidDel="001B35B5">
          <w:rPr>
            <w:sz w:val="22"/>
            <w:szCs w:val="22"/>
          </w:rPr>
          <w:delText>MIP</w:delText>
        </w:r>
      </w:del>
      <w:ins w:id="343" w:author="George Sugihara" w:date="2010-02-17T18:18:00Z">
        <w:r w:rsidR="001B35B5">
          <w:rPr>
            <w:sz w:val="22"/>
            <w:szCs w:val="22"/>
          </w:rPr>
          <w:t>CIP</w:t>
        </w:r>
      </w:ins>
      <w:r w:rsidRPr="001969DC">
        <w:rPr>
          <w:sz w:val="22"/>
          <w:szCs w:val="22"/>
        </w:rPr>
        <w:t xml:space="preserve"> </w:t>
      </w:r>
      <w:r w:rsidRPr="007D1D5A">
        <w:rPr>
          <w:sz w:val="22"/>
          <w:szCs w:val="22"/>
        </w:rPr>
        <w:t>rewards</w:t>
      </w:r>
      <w:r w:rsidRPr="001969DC">
        <w:rPr>
          <w:i/>
          <w:sz w:val="22"/>
          <w:szCs w:val="22"/>
        </w:rPr>
        <w:t xml:space="preserve"> </w:t>
      </w:r>
      <w:r w:rsidRPr="001969DC">
        <w:rPr>
          <w:sz w:val="22"/>
          <w:szCs w:val="22"/>
        </w:rPr>
        <w:t>vessels with low (relative to other vessels) Chinook salmon bycatch levels, by: providing them with bonus ITEC in subsequent years</w:t>
      </w:r>
      <w:r>
        <w:rPr>
          <w:sz w:val="22"/>
          <w:szCs w:val="22"/>
        </w:rPr>
        <w:t>,</w:t>
      </w:r>
      <w:r w:rsidRPr="001969DC">
        <w:rPr>
          <w:sz w:val="22"/>
          <w:szCs w:val="22"/>
        </w:rPr>
        <w:t xml:space="preserve"> and creating a market for the sale of surplus ITEC to vessels that lack enough ITEC to harvest the </w:t>
      </w:r>
      <w:r>
        <w:rPr>
          <w:sz w:val="22"/>
          <w:szCs w:val="22"/>
        </w:rPr>
        <w:t>remainder</w:t>
      </w:r>
      <w:r w:rsidRPr="001969DC">
        <w:rPr>
          <w:sz w:val="22"/>
          <w:szCs w:val="22"/>
        </w:rPr>
        <w:t xml:space="preserve"> of their pollock allocation. Conversely, the </w:t>
      </w:r>
      <w:del w:id="344" w:author="George Sugihara" w:date="2010-02-17T18:18:00Z">
        <w:r w:rsidRPr="001969DC" w:rsidDel="001B35B5">
          <w:rPr>
            <w:sz w:val="22"/>
            <w:szCs w:val="22"/>
          </w:rPr>
          <w:delText>MIP</w:delText>
        </w:r>
      </w:del>
      <w:ins w:id="345" w:author="George Sugihara" w:date="2010-02-17T18:18:00Z">
        <w:r w:rsidR="001B35B5">
          <w:rPr>
            <w:sz w:val="22"/>
            <w:szCs w:val="22"/>
          </w:rPr>
          <w:t>CIP</w:t>
        </w:r>
      </w:ins>
      <w:r w:rsidRPr="001969DC">
        <w:rPr>
          <w:sz w:val="22"/>
          <w:szCs w:val="22"/>
        </w:rPr>
        <w:t xml:space="preserve"> </w:t>
      </w:r>
      <w:r w:rsidRPr="007D1D5A">
        <w:rPr>
          <w:sz w:val="22"/>
          <w:szCs w:val="22"/>
        </w:rPr>
        <w:t>penalizes</w:t>
      </w:r>
      <w:r w:rsidRPr="001969DC">
        <w:rPr>
          <w:sz w:val="22"/>
          <w:szCs w:val="22"/>
        </w:rPr>
        <w:t xml:space="preserve"> vessels with high Chinook salmon bycatch levels by: decreasing their initial allocation of ITEC in subsequent years</w:t>
      </w:r>
      <w:r>
        <w:rPr>
          <w:sz w:val="22"/>
          <w:szCs w:val="22"/>
        </w:rPr>
        <w:t>,</w:t>
      </w:r>
      <w:r w:rsidRPr="001969DC">
        <w:rPr>
          <w:sz w:val="22"/>
          <w:szCs w:val="22"/>
        </w:rPr>
        <w:t xml:space="preserve"> and forcing vessels that have exhausted their current year ITEC to </w:t>
      </w:r>
      <w:r>
        <w:rPr>
          <w:sz w:val="22"/>
          <w:szCs w:val="22"/>
        </w:rPr>
        <w:t xml:space="preserve">either </w:t>
      </w:r>
      <w:r w:rsidRPr="001969DC">
        <w:rPr>
          <w:sz w:val="22"/>
          <w:szCs w:val="22"/>
        </w:rPr>
        <w:t>buy ITEC</w:t>
      </w:r>
      <w:r>
        <w:rPr>
          <w:sz w:val="22"/>
          <w:szCs w:val="22"/>
        </w:rPr>
        <w:t xml:space="preserve"> from another vessel</w:t>
      </w:r>
      <w:r w:rsidRPr="001969DC">
        <w:rPr>
          <w:sz w:val="22"/>
          <w:szCs w:val="22"/>
        </w:rPr>
        <w:t xml:space="preserve">, to lease the balance of their pollock allocation to vessels with surplus ITEC, or to forego harvesting the </w:t>
      </w:r>
      <w:r>
        <w:rPr>
          <w:sz w:val="22"/>
          <w:szCs w:val="22"/>
        </w:rPr>
        <w:t>remainder</w:t>
      </w:r>
      <w:r w:rsidRPr="001969DC">
        <w:rPr>
          <w:sz w:val="22"/>
          <w:szCs w:val="22"/>
        </w:rPr>
        <w:t xml:space="preserve"> of their pollock allocation.</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main objective of the </w:t>
      </w:r>
      <w:del w:id="346" w:author="George Sugihara" w:date="2010-02-17T18:18:00Z">
        <w:r w:rsidRPr="001969DC" w:rsidDel="001B35B5">
          <w:rPr>
            <w:sz w:val="22"/>
            <w:szCs w:val="22"/>
          </w:rPr>
          <w:delText>MIP</w:delText>
        </w:r>
      </w:del>
      <w:ins w:id="347" w:author="George Sugihara" w:date="2010-02-17T18:18:00Z">
        <w:r w:rsidR="001B35B5">
          <w:rPr>
            <w:sz w:val="22"/>
            <w:szCs w:val="22"/>
          </w:rPr>
          <w:t>CIP</w:t>
        </w:r>
      </w:ins>
      <w:r w:rsidRPr="001969DC">
        <w:rPr>
          <w:sz w:val="22"/>
          <w:szCs w:val="22"/>
        </w:rPr>
        <w:t xml:space="preserve"> is to create cumulative financial incentives for a fleet-wide reduction of salmon bycatch in a way that provides vessel-level incentives to reduce Chinook salmon bycatch in order to minimize the expected value of the opportunity cost of foregone pollock harvests. That is,</w:t>
      </w:r>
      <w:r w:rsidRPr="007D1D5A">
        <w:rPr>
          <w:sz w:val="22"/>
          <w:szCs w:val="22"/>
        </w:rPr>
        <w:t xml:space="preserve"> it minimizes industry losses due to unharvested pollock under a hard cap while encouraging continual competitive evolution toward diminishing overall Chinook salmon bycatch.</w:t>
      </w:r>
      <w:r w:rsidRPr="001969DC">
        <w:rPr>
          <w:sz w:val="22"/>
          <w:szCs w:val="22"/>
        </w:rPr>
        <w:t xml:space="preserve">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w:t>
      </w:r>
      <w:del w:id="348" w:author="George Sugihara" w:date="2010-02-17T18:18:00Z">
        <w:r w:rsidDel="001B35B5">
          <w:rPr>
            <w:sz w:val="22"/>
            <w:szCs w:val="22"/>
          </w:rPr>
          <w:delText>MIP</w:delText>
        </w:r>
      </w:del>
      <w:ins w:id="349" w:author="George Sugihara" w:date="2010-02-17T18:18:00Z">
        <w:r w:rsidR="001B35B5">
          <w:rPr>
            <w:sz w:val="22"/>
            <w:szCs w:val="22"/>
          </w:rPr>
          <w:t>CIP</w:t>
        </w:r>
      </w:ins>
      <w:r w:rsidRPr="001969DC">
        <w:rPr>
          <w:sz w:val="22"/>
          <w:szCs w:val="22"/>
        </w:rPr>
        <w:t xml:space="preserve"> </w:t>
      </w:r>
      <w:r>
        <w:rPr>
          <w:sz w:val="22"/>
          <w:szCs w:val="22"/>
        </w:rPr>
        <w:t>includes a</w:t>
      </w:r>
      <w:r w:rsidRPr="001969DC">
        <w:rPr>
          <w:sz w:val="22"/>
          <w:szCs w:val="22"/>
        </w:rPr>
        <w:t xml:space="preserve"> </w:t>
      </w:r>
      <w:r w:rsidRPr="007D1D5A">
        <w:rPr>
          <w:sz w:val="22"/>
          <w:szCs w:val="22"/>
        </w:rPr>
        <w:t xml:space="preserve">Legacy Allocation component </w:t>
      </w:r>
      <w:r w:rsidRPr="001969DC">
        <w:rPr>
          <w:sz w:val="22"/>
          <w:szCs w:val="22"/>
        </w:rPr>
        <w:t>(rules to reallocate ITEC among vessels</w:t>
      </w:r>
      <w:r>
        <w:rPr>
          <w:sz w:val="22"/>
          <w:szCs w:val="22"/>
        </w:rPr>
        <w:t xml:space="preserve"> to</w:t>
      </w:r>
      <w:r w:rsidRPr="001969DC">
        <w:rPr>
          <w:sz w:val="22"/>
          <w:szCs w:val="22"/>
        </w:rPr>
        <w:t xml:space="preserve"> address long-term financial incentives) and </w:t>
      </w:r>
      <w:r>
        <w:rPr>
          <w:sz w:val="22"/>
          <w:szCs w:val="22"/>
        </w:rPr>
        <w:t>a</w:t>
      </w:r>
      <w:r w:rsidRPr="001969DC">
        <w:rPr>
          <w:sz w:val="22"/>
          <w:szCs w:val="22"/>
        </w:rPr>
        <w:t xml:space="preserve"> </w:t>
      </w:r>
      <w:r w:rsidRPr="007D1D5A">
        <w:rPr>
          <w:sz w:val="22"/>
          <w:szCs w:val="22"/>
        </w:rPr>
        <w:t>Transfer component</w:t>
      </w:r>
      <w:r w:rsidRPr="001969DC">
        <w:rPr>
          <w:sz w:val="22"/>
          <w:szCs w:val="22"/>
        </w:rPr>
        <w:t xml:space="preserve"> (rules to regulate ITEC trading between vessels</w:t>
      </w:r>
      <w:r>
        <w:rPr>
          <w:sz w:val="22"/>
          <w:szCs w:val="22"/>
        </w:rPr>
        <w:t xml:space="preserve"> to</w:t>
      </w:r>
      <w:r w:rsidRPr="001969DC">
        <w:rPr>
          <w:sz w:val="22"/>
          <w:szCs w:val="22"/>
        </w:rPr>
        <w:t xml:space="preserve"> address both long</w:t>
      </w:r>
      <w:r>
        <w:rPr>
          <w:sz w:val="22"/>
          <w:szCs w:val="22"/>
        </w:rPr>
        <w:t>-</w:t>
      </w:r>
      <w:r w:rsidRPr="001969DC">
        <w:rPr>
          <w:sz w:val="22"/>
          <w:szCs w:val="22"/>
        </w:rPr>
        <w:t xml:space="preserve"> and short</w:t>
      </w:r>
      <w:r>
        <w:rPr>
          <w:sz w:val="22"/>
          <w:szCs w:val="22"/>
        </w:rPr>
        <w:t>-</w:t>
      </w:r>
      <w:r w:rsidRPr="001969DC">
        <w:rPr>
          <w:sz w:val="22"/>
          <w:szCs w:val="22"/>
        </w:rPr>
        <w:t>term financial incentives). The Legacy Allocation component reallocates ITEC away from vessels with high encounter rates toward cleaner fishing vessels. It creates long</w:t>
      </w:r>
      <w:r>
        <w:rPr>
          <w:sz w:val="22"/>
          <w:szCs w:val="22"/>
        </w:rPr>
        <w:t>-</w:t>
      </w:r>
      <w:r w:rsidRPr="001969DC">
        <w:rPr>
          <w:sz w:val="22"/>
          <w:szCs w:val="22"/>
        </w:rPr>
        <w:t xml:space="preserve">term </w:t>
      </w:r>
      <w:r>
        <w:rPr>
          <w:sz w:val="22"/>
          <w:szCs w:val="22"/>
        </w:rPr>
        <w:t>“</w:t>
      </w:r>
      <w:r w:rsidRPr="001969DC">
        <w:rPr>
          <w:sz w:val="22"/>
          <w:szCs w:val="22"/>
        </w:rPr>
        <w:t>insurance-like</w:t>
      </w:r>
      <w:r>
        <w:rPr>
          <w:sz w:val="22"/>
          <w:szCs w:val="22"/>
        </w:rPr>
        <w:t>”</w:t>
      </w:r>
      <w:r w:rsidRPr="001969DC">
        <w:rPr>
          <w:sz w:val="22"/>
          <w:szCs w:val="22"/>
        </w:rPr>
        <w:t xml:space="preserve"> incentives </w:t>
      </w:r>
      <w:r>
        <w:rPr>
          <w:sz w:val="22"/>
          <w:szCs w:val="22"/>
        </w:rPr>
        <w:t>to prevent</w:t>
      </w:r>
      <w:r w:rsidRPr="001969DC">
        <w:rPr>
          <w:sz w:val="22"/>
          <w:szCs w:val="22"/>
        </w:rPr>
        <w:t xml:space="preserve"> catastrophic revenue losses that could occur under the PPA hard cap at times of moderate to high Chinook </w:t>
      </w:r>
      <w:r>
        <w:rPr>
          <w:sz w:val="22"/>
          <w:szCs w:val="22"/>
        </w:rPr>
        <w:t xml:space="preserve">salmon </w:t>
      </w:r>
      <w:r w:rsidRPr="001969DC">
        <w:rPr>
          <w:sz w:val="22"/>
          <w:szCs w:val="22"/>
        </w:rPr>
        <w:t xml:space="preserve">encounter levels. A particular strength of the Legacy Allocation scheme is that the </w:t>
      </w:r>
      <w:r w:rsidRPr="007D1D5A">
        <w:rPr>
          <w:sz w:val="22"/>
          <w:szCs w:val="22"/>
        </w:rPr>
        <w:t>incentives to avoid bycatch are strongest in years of low salmon abundance</w:t>
      </w:r>
      <w:r w:rsidRPr="001969DC">
        <w:rPr>
          <w:sz w:val="22"/>
          <w:szCs w:val="22"/>
        </w:rPr>
        <w:t xml:space="preserve">, when Chinook </w:t>
      </w:r>
      <w:r>
        <w:rPr>
          <w:sz w:val="22"/>
          <w:szCs w:val="22"/>
        </w:rPr>
        <w:t xml:space="preserve">salmon </w:t>
      </w:r>
      <w:r w:rsidRPr="001969DC">
        <w:rPr>
          <w:sz w:val="22"/>
          <w:szCs w:val="22"/>
        </w:rPr>
        <w:t xml:space="preserve">populations may be </w:t>
      </w:r>
      <w:r>
        <w:rPr>
          <w:sz w:val="22"/>
          <w:szCs w:val="22"/>
        </w:rPr>
        <w:t>at greatest risk</w:t>
      </w:r>
      <w:r w:rsidRPr="001969DC">
        <w:rPr>
          <w:sz w:val="22"/>
          <w:szCs w:val="22"/>
        </w:rPr>
        <w:t xml:space="preserve">. </w:t>
      </w:r>
      <w:r>
        <w:rPr>
          <w:sz w:val="22"/>
          <w:szCs w:val="22"/>
        </w:rPr>
        <w:t>At t</w:t>
      </w:r>
      <w:r w:rsidRPr="001969DC">
        <w:rPr>
          <w:sz w:val="22"/>
          <w:szCs w:val="22"/>
        </w:rPr>
        <w:t>hese are times</w:t>
      </w:r>
      <w:r>
        <w:rPr>
          <w:sz w:val="22"/>
          <w:szCs w:val="22"/>
        </w:rPr>
        <w:t>,</w:t>
      </w:r>
      <w:r w:rsidRPr="001969DC">
        <w:rPr>
          <w:sz w:val="22"/>
          <w:szCs w:val="22"/>
        </w:rPr>
        <w:t xml:space="preserve"> the </w:t>
      </w:r>
      <w:r>
        <w:rPr>
          <w:sz w:val="22"/>
          <w:szCs w:val="22"/>
        </w:rPr>
        <w:t>value of ITEC measured in tons of pollock per Chinook salmon are highest while the value of ITEC under a simple hard cap would be negligible because the hard cap would not be binding.</w:t>
      </w:r>
      <w:r w:rsidRPr="001969DC">
        <w:rPr>
          <w:sz w:val="22"/>
          <w:szCs w:val="22"/>
        </w:rPr>
        <w:t xml:space="preserve"> Legacy-based reallocation depends on the past record of performance to determine current allocations (akin to a grade point average). This cumulative record creates </w:t>
      </w:r>
      <w:r>
        <w:rPr>
          <w:sz w:val="22"/>
          <w:szCs w:val="22"/>
        </w:rPr>
        <w:t>multi</w:t>
      </w:r>
      <w:r w:rsidRPr="007D1D5A">
        <w:rPr>
          <w:sz w:val="22"/>
          <w:szCs w:val="22"/>
        </w:rPr>
        <w:t>-annual accountability</w:t>
      </w:r>
      <w:r w:rsidRPr="001969DC">
        <w:rPr>
          <w:sz w:val="22"/>
          <w:szCs w:val="22"/>
        </w:rPr>
        <w:t xml:space="preserve">, and dampens the effect of occasional chance events (bad luck) that are </w:t>
      </w:r>
      <w:r w:rsidRPr="00C4110C">
        <w:rPr>
          <w:sz w:val="22"/>
          <w:szCs w:val="22"/>
        </w:rPr>
        <w:t>not</w:t>
      </w:r>
      <w:r w:rsidRPr="001969DC">
        <w:rPr>
          <w:sz w:val="22"/>
          <w:szCs w:val="22"/>
        </w:rPr>
        <w:t xml:space="preserve"> due to individual vessel behavior. It emphasizes the </w:t>
      </w:r>
      <w:r w:rsidRPr="00C4110C">
        <w:rPr>
          <w:sz w:val="22"/>
          <w:szCs w:val="22"/>
        </w:rPr>
        <w:t xml:space="preserve">behavioral </w:t>
      </w:r>
      <w:r w:rsidRPr="001969DC">
        <w:rPr>
          <w:sz w:val="22"/>
          <w:szCs w:val="22"/>
        </w:rPr>
        <w:t xml:space="preserve">component of vessel bycatch rates and minimizes the effect of </w:t>
      </w:r>
      <w:r w:rsidRPr="00C4110C">
        <w:rPr>
          <w:sz w:val="22"/>
          <w:szCs w:val="22"/>
        </w:rPr>
        <w:t>chance</w:t>
      </w:r>
      <w:r w:rsidRPr="001969DC">
        <w:rPr>
          <w:sz w:val="22"/>
          <w:szCs w:val="22"/>
        </w:rPr>
        <w:t xml:space="preserve"> encounters. Legacy Allocation creates a cumulative incentive for individual vessels (and hence, the fleet) to adopt consistent behaviors to reduce overall bycatch and its associated costs.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C4110C">
        <w:rPr>
          <w:sz w:val="22"/>
          <w:szCs w:val="22"/>
        </w:rPr>
        <w:t xml:space="preserve">The Transfer component </w:t>
      </w:r>
      <w:r w:rsidRPr="001969DC">
        <w:rPr>
          <w:sz w:val="22"/>
          <w:szCs w:val="22"/>
        </w:rPr>
        <w:t xml:space="preserve">of the </w:t>
      </w:r>
      <w:del w:id="350" w:author="George Sugihara" w:date="2010-02-17T18:18:00Z">
        <w:r w:rsidDel="001B35B5">
          <w:rPr>
            <w:sz w:val="22"/>
            <w:szCs w:val="22"/>
          </w:rPr>
          <w:delText>MIP</w:delText>
        </w:r>
      </w:del>
      <w:ins w:id="351" w:author="George Sugihara" w:date="2010-02-17T18:18:00Z">
        <w:r w:rsidR="001B35B5">
          <w:rPr>
            <w:sz w:val="22"/>
            <w:szCs w:val="22"/>
          </w:rPr>
          <w:t>CIP</w:t>
        </w:r>
      </w:ins>
      <w:r>
        <w:rPr>
          <w:sz w:val="22"/>
          <w:szCs w:val="22"/>
        </w:rPr>
        <w:t xml:space="preserve"> </w:t>
      </w:r>
      <w:r w:rsidRPr="001969DC">
        <w:rPr>
          <w:sz w:val="22"/>
          <w:szCs w:val="22"/>
        </w:rPr>
        <w:t>discourage</w:t>
      </w:r>
      <w:r>
        <w:rPr>
          <w:sz w:val="22"/>
          <w:szCs w:val="22"/>
        </w:rPr>
        <w:t>s</w:t>
      </w:r>
      <w:r w:rsidRPr="001969DC">
        <w:rPr>
          <w:sz w:val="22"/>
          <w:szCs w:val="22"/>
        </w:rPr>
        <w:t xml:space="preserve"> chronic bad players who place a drag on the fleet, reinforce</w:t>
      </w:r>
      <w:r>
        <w:rPr>
          <w:sz w:val="22"/>
          <w:szCs w:val="22"/>
        </w:rPr>
        <w:t>s</w:t>
      </w:r>
      <w:r w:rsidRPr="001969DC">
        <w:rPr>
          <w:sz w:val="22"/>
          <w:szCs w:val="22"/>
        </w:rPr>
        <w:t xml:space="preserve"> </w:t>
      </w:r>
      <w:r>
        <w:rPr>
          <w:sz w:val="22"/>
          <w:szCs w:val="22"/>
        </w:rPr>
        <w:t xml:space="preserve">vessel-scale </w:t>
      </w:r>
      <w:r w:rsidRPr="001969DC">
        <w:rPr>
          <w:sz w:val="22"/>
          <w:szCs w:val="22"/>
        </w:rPr>
        <w:t>incentives, and keep</w:t>
      </w:r>
      <w:r>
        <w:rPr>
          <w:sz w:val="22"/>
          <w:szCs w:val="22"/>
        </w:rPr>
        <w:t>s</w:t>
      </w:r>
      <w:r w:rsidRPr="001969DC">
        <w:rPr>
          <w:sz w:val="22"/>
          <w:szCs w:val="22"/>
        </w:rPr>
        <w:t xml:space="preserve"> the realized bycatch far below the hard cap whenever possible (i.e. through Dynamic Salmon Savings). The Transfer component limits the number of credits that a vessel can purchase and significantly</w:t>
      </w:r>
      <w:r w:rsidRPr="00C4110C">
        <w:rPr>
          <w:sz w:val="22"/>
          <w:szCs w:val="22"/>
        </w:rPr>
        <w:t xml:space="preserve"> reduces the excess supply of credits especially during low abundance years</w:t>
      </w:r>
      <w:r w:rsidRPr="001969DC">
        <w:rPr>
          <w:sz w:val="22"/>
          <w:szCs w:val="22"/>
        </w:rPr>
        <w:t xml:space="preserve">. It reinforces the long-term incentives of the allocation scheme as well as the short-term incentives created by trading ITEC by </w:t>
      </w:r>
      <w:r w:rsidRPr="00C4110C">
        <w:rPr>
          <w:sz w:val="22"/>
          <w:szCs w:val="22"/>
        </w:rPr>
        <w:t>promoting higher credits prices in times of low encounter rates.</w:t>
      </w:r>
      <w:r w:rsidRPr="001969DC">
        <w:rPr>
          <w:sz w:val="22"/>
          <w:szCs w:val="22"/>
          <w:u w:val="single"/>
        </w:rPr>
        <w:t xml:space="preserve">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C4110C">
        <w:rPr>
          <w:sz w:val="22"/>
          <w:szCs w:val="22"/>
        </w:rPr>
        <w:t xml:space="preserve">Auxiliary </w:t>
      </w:r>
      <w:r>
        <w:rPr>
          <w:sz w:val="22"/>
          <w:szCs w:val="22"/>
        </w:rPr>
        <w:t>f</w:t>
      </w:r>
      <w:r w:rsidRPr="00C4110C">
        <w:rPr>
          <w:sz w:val="22"/>
          <w:szCs w:val="22"/>
        </w:rPr>
        <w:t xml:space="preserve">eatures of the </w:t>
      </w:r>
      <w:del w:id="352" w:author="George Sugihara" w:date="2010-02-17T18:18:00Z">
        <w:r w:rsidDel="001B35B5">
          <w:rPr>
            <w:sz w:val="22"/>
            <w:szCs w:val="22"/>
          </w:rPr>
          <w:delText>MIP</w:delText>
        </w:r>
      </w:del>
      <w:ins w:id="353" w:author="George Sugihara" w:date="2010-02-17T18:18:00Z">
        <w:r w:rsidR="001B35B5">
          <w:rPr>
            <w:sz w:val="22"/>
            <w:szCs w:val="22"/>
          </w:rPr>
          <w:t>CIP</w:t>
        </w:r>
      </w:ins>
      <w:r>
        <w:rPr>
          <w:sz w:val="22"/>
          <w:szCs w:val="22"/>
        </w:rPr>
        <w:t xml:space="preserve"> include a</w:t>
      </w:r>
      <w:r w:rsidRPr="001969DC">
        <w:rPr>
          <w:sz w:val="22"/>
          <w:szCs w:val="22"/>
        </w:rPr>
        <w:t xml:space="preserve">n industry sponsored research component to monitor and evaluate </w:t>
      </w:r>
      <w:r>
        <w:rPr>
          <w:sz w:val="22"/>
          <w:szCs w:val="22"/>
        </w:rPr>
        <w:t>program efficacy at</w:t>
      </w:r>
      <w:r w:rsidRPr="001969DC">
        <w:rPr>
          <w:sz w:val="22"/>
          <w:szCs w:val="22"/>
        </w:rPr>
        <w:t xml:space="preserve"> reducing bycatch as well as to obtain basic information on Chinook </w:t>
      </w:r>
      <w:r>
        <w:rPr>
          <w:sz w:val="22"/>
          <w:szCs w:val="22"/>
        </w:rPr>
        <w:t xml:space="preserve">salmon </w:t>
      </w:r>
      <w:r w:rsidRPr="001969DC">
        <w:rPr>
          <w:sz w:val="22"/>
          <w:szCs w:val="22"/>
        </w:rPr>
        <w:t>population dynamics (e.g., run</w:t>
      </w:r>
      <w:r>
        <w:rPr>
          <w:sz w:val="22"/>
          <w:szCs w:val="22"/>
        </w:rPr>
        <w:t xml:space="preserve"> </w:t>
      </w:r>
      <w:r w:rsidRPr="001969DC">
        <w:rPr>
          <w:sz w:val="22"/>
          <w:szCs w:val="22"/>
        </w:rPr>
        <w:t>s</w:t>
      </w:r>
      <w:r>
        <w:rPr>
          <w:sz w:val="22"/>
          <w:szCs w:val="22"/>
        </w:rPr>
        <w:t>trength</w:t>
      </w:r>
      <w:r w:rsidRPr="001969DC">
        <w:rPr>
          <w:sz w:val="22"/>
          <w:szCs w:val="22"/>
        </w:rPr>
        <w:t xml:space="preserve"> and stock assessments) to better understand the impacts of </w:t>
      </w:r>
      <w:r>
        <w:rPr>
          <w:sz w:val="22"/>
          <w:szCs w:val="22"/>
        </w:rPr>
        <w:t xml:space="preserve">Chinook salmon bycatch on the viability of </w:t>
      </w:r>
      <w:r w:rsidRPr="001969DC">
        <w:rPr>
          <w:sz w:val="22"/>
          <w:szCs w:val="22"/>
        </w:rPr>
        <w:t xml:space="preserve">Chinook </w:t>
      </w:r>
      <w:r>
        <w:rPr>
          <w:sz w:val="22"/>
          <w:szCs w:val="22"/>
        </w:rPr>
        <w:t xml:space="preserve">salmon </w:t>
      </w:r>
      <w:r w:rsidRPr="001969DC">
        <w:rPr>
          <w:sz w:val="22"/>
          <w:szCs w:val="22"/>
        </w:rPr>
        <w:t>populations</w:t>
      </w:r>
      <w:r>
        <w:rPr>
          <w:sz w:val="22"/>
          <w:szCs w:val="22"/>
        </w:rPr>
        <w:t xml:space="preserve"> and aligned fisheries</w:t>
      </w:r>
      <w:r w:rsidRPr="001969DC">
        <w:rPr>
          <w:sz w:val="22"/>
          <w:szCs w:val="22"/>
        </w:rPr>
        <w:t xml:space="preserve">. </w:t>
      </w:r>
      <w:r>
        <w:rPr>
          <w:sz w:val="22"/>
          <w:szCs w:val="22"/>
        </w:rPr>
        <w:t xml:space="preserve">The </w:t>
      </w:r>
      <w:del w:id="354" w:author="George Sugihara" w:date="2010-02-17T18:18:00Z">
        <w:r w:rsidDel="001B35B5">
          <w:rPr>
            <w:sz w:val="22"/>
            <w:szCs w:val="22"/>
          </w:rPr>
          <w:delText>MIP</w:delText>
        </w:r>
      </w:del>
      <w:ins w:id="355" w:author="George Sugihara" w:date="2010-02-17T18:18:00Z">
        <w:r w:rsidR="001B35B5">
          <w:rPr>
            <w:sz w:val="22"/>
            <w:szCs w:val="22"/>
          </w:rPr>
          <w:t>CIP</w:t>
        </w:r>
      </w:ins>
      <w:r>
        <w:rPr>
          <w:sz w:val="22"/>
          <w:szCs w:val="22"/>
        </w:rPr>
        <w:t xml:space="preserve"> would </w:t>
      </w:r>
      <w:r w:rsidRPr="001969DC">
        <w:rPr>
          <w:sz w:val="22"/>
          <w:szCs w:val="22"/>
        </w:rPr>
        <w:t>implement</w:t>
      </w:r>
      <w:r>
        <w:rPr>
          <w:sz w:val="22"/>
          <w:szCs w:val="22"/>
        </w:rPr>
        <w:t xml:space="preserve"> </w:t>
      </w:r>
      <w:r w:rsidRPr="001969DC">
        <w:rPr>
          <w:sz w:val="22"/>
          <w:szCs w:val="22"/>
        </w:rPr>
        <w:t>a fixed fishing closure area (currently referred to as the Chinook Conservation Area).</w:t>
      </w:r>
      <w:r>
        <w:rPr>
          <w:sz w:val="22"/>
          <w:szCs w:val="22"/>
        </w:rPr>
        <w:t xml:space="preserve"> In addition, the </w:t>
      </w:r>
      <w:del w:id="356" w:author="George Sugihara" w:date="2010-02-17T18:18:00Z">
        <w:r w:rsidDel="001B35B5">
          <w:rPr>
            <w:sz w:val="22"/>
            <w:szCs w:val="22"/>
          </w:rPr>
          <w:delText>MIP</w:delText>
        </w:r>
      </w:del>
      <w:ins w:id="357" w:author="George Sugihara" w:date="2010-02-17T18:18:00Z">
        <w:r w:rsidR="001B35B5">
          <w:rPr>
            <w:sz w:val="22"/>
            <w:szCs w:val="22"/>
          </w:rPr>
          <w:t>CIP</w:t>
        </w:r>
      </w:ins>
      <w:r>
        <w:rPr>
          <w:sz w:val="22"/>
          <w:szCs w:val="22"/>
        </w:rPr>
        <w:t xml:space="preserve"> includes </w:t>
      </w:r>
      <w:r w:rsidRPr="001969DC">
        <w:rPr>
          <w:sz w:val="22"/>
          <w:szCs w:val="22"/>
        </w:rPr>
        <w:t>a 2-strikes rule to weed out chronic offenders</w:t>
      </w:r>
      <w:r>
        <w:rPr>
          <w:sz w:val="22"/>
          <w:szCs w:val="22"/>
        </w:rPr>
        <w:t xml:space="preserve"> and a</w:t>
      </w:r>
      <w:r w:rsidRPr="001969DC">
        <w:rPr>
          <w:sz w:val="22"/>
          <w:szCs w:val="22"/>
        </w:rPr>
        <w:t xml:space="preserve"> 3% emergency fund saved as a tax by the </w:t>
      </w:r>
      <w:r>
        <w:rPr>
          <w:sz w:val="22"/>
          <w:szCs w:val="22"/>
        </w:rPr>
        <w:t>ICA entities</w:t>
      </w:r>
      <w:r w:rsidRPr="001969DC">
        <w:rPr>
          <w:sz w:val="22"/>
          <w:szCs w:val="22"/>
        </w:rPr>
        <w:t xml:space="preserve"> to safeguard against genuine bad luck encounters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5B6F1B">
        <w:rPr>
          <w:sz w:val="22"/>
          <w:szCs w:val="22"/>
        </w:rPr>
        <w:t xml:space="preserve">Auxiliary </w:t>
      </w:r>
      <w:r>
        <w:rPr>
          <w:sz w:val="22"/>
          <w:szCs w:val="22"/>
        </w:rPr>
        <w:t>b</w:t>
      </w:r>
      <w:r w:rsidRPr="005B6F1B">
        <w:rPr>
          <w:sz w:val="22"/>
          <w:szCs w:val="22"/>
        </w:rPr>
        <w:t xml:space="preserve">enefits of the </w:t>
      </w:r>
      <w:del w:id="358" w:author="George Sugihara" w:date="2010-02-17T18:18:00Z">
        <w:r w:rsidDel="001B35B5">
          <w:rPr>
            <w:sz w:val="22"/>
            <w:szCs w:val="22"/>
          </w:rPr>
          <w:delText>MIP</w:delText>
        </w:r>
      </w:del>
      <w:ins w:id="359" w:author="George Sugihara" w:date="2010-02-17T18:18:00Z">
        <w:r w:rsidR="001B35B5">
          <w:rPr>
            <w:sz w:val="22"/>
            <w:szCs w:val="22"/>
          </w:rPr>
          <w:t>CIP</w:t>
        </w:r>
      </w:ins>
      <w:r>
        <w:rPr>
          <w:sz w:val="22"/>
          <w:szCs w:val="22"/>
        </w:rPr>
        <w:t xml:space="preserve"> include </w:t>
      </w:r>
      <w:r w:rsidRPr="001969DC">
        <w:rPr>
          <w:sz w:val="22"/>
          <w:szCs w:val="22"/>
        </w:rPr>
        <w:t xml:space="preserve">the establishment of an independent (certified) organized market place for conducting fishery business. This infrastructural cornerstone would likely find support from outside sources. It would represent a significant step forward toward market efficiency and transparency and would be scalable to other bycatch issues and the trading of financial instruments to control risk. </w:t>
      </w:r>
      <w:r>
        <w:rPr>
          <w:sz w:val="22"/>
          <w:szCs w:val="22"/>
        </w:rPr>
        <w:t>In addition</w:t>
      </w:r>
      <w:r w:rsidRPr="001969DC">
        <w:rPr>
          <w:sz w:val="22"/>
          <w:szCs w:val="22"/>
        </w:rPr>
        <w:t xml:space="preserve">, along with transparency this system will provide natural price signals for the value of bycatch, in terms of the risk and costs of forgone </w:t>
      </w:r>
      <w:r>
        <w:rPr>
          <w:sz w:val="22"/>
          <w:szCs w:val="22"/>
        </w:rPr>
        <w:t>p</w:t>
      </w:r>
      <w:r w:rsidRPr="001969DC">
        <w:rPr>
          <w:sz w:val="22"/>
          <w:szCs w:val="22"/>
        </w:rPr>
        <w:t xml:space="preserve">ollock when ITEC become limiting. A major strength of this system is that the penalties and rewards are tied naturally to the actual market value of bycatch to the </w:t>
      </w:r>
      <w:r>
        <w:rPr>
          <w:sz w:val="22"/>
          <w:szCs w:val="22"/>
        </w:rPr>
        <w:t>p</w:t>
      </w:r>
      <w:r w:rsidRPr="001969DC">
        <w:rPr>
          <w:sz w:val="22"/>
          <w:szCs w:val="22"/>
        </w:rPr>
        <w:t>ollock industry.</w:t>
      </w:r>
    </w:p>
    <w:p w:rsidR="00E560D2" w:rsidRPr="001969DC" w:rsidRDefault="00E560D2" w:rsidP="00E560D2">
      <w:pPr>
        <w:spacing w:line="480" w:lineRule="auto"/>
        <w:rPr>
          <w:sz w:val="22"/>
          <w:szCs w:val="22"/>
        </w:rPr>
      </w:pPr>
    </w:p>
    <w:p w:rsidR="00E560D2" w:rsidRPr="001148D5" w:rsidRDefault="00E560D2" w:rsidP="00E560D2">
      <w:pPr>
        <w:keepNext/>
        <w:spacing w:line="480" w:lineRule="auto"/>
        <w:outlineLvl w:val="0"/>
        <w:rPr>
          <w:b/>
        </w:rPr>
      </w:pPr>
      <w:r>
        <w:rPr>
          <w:b/>
        </w:rPr>
        <w:t xml:space="preserve">Model Specification: </w:t>
      </w:r>
      <w:r w:rsidRPr="001148D5">
        <w:rPr>
          <w:b/>
        </w:rPr>
        <w:t>Basic Elements of the Plan</w:t>
      </w:r>
    </w:p>
    <w:p w:rsidR="00E560D2" w:rsidRPr="00B37D3F" w:rsidRDefault="00E560D2" w:rsidP="00E560D2">
      <w:pPr>
        <w:spacing w:line="480" w:lineRule="auto"/>
        <w:outlineLvl w:val="0"/>
        <w:rPr>
          <w:b/>
          <w:i/>
          <w:sz w:val="22"/>
          <w:szCs w:val="22"/>
        </w:rPr>
      </w:pPr>
      <w:r w:rsidRPr="00B37D3F">
        <w:rPr>
          <w:b/>
          <w:i/>
          <w:sz w:val="22"/>
          <w:szCs w:val="22"/>
        </w:rPr>
        <w:t>Initial Sector Allocation:</w:t>
      </w:r>
    </w:p>
    <w:p w:rsidR="00E560D2" w:rsidRPr="001969DC" w:rsidRDefault="00E560D2" w:rsidP="00E560D2">
      <w:pPr>
        <w:spacing w:line="480" w:lineRule="auto"/>
        <w:rPr>
          <w:sz w:val="22"/>
          <w:szCs w:val="22"/>
        </w:rPr>
      </w:pPr>
      <w:r w:rsidRPr="001969DC">
        <w:rPr>
          <w:sz w:val="22"/>
          <w:szCs w:val="22"/>
        </w:rPr>
        <w:t>Sectors are given fixed annual allocations of salmon encounter (bycatch) credits (1 ITEC = 1 Chinook</w:t>
      </w:r>
      <w:r>
        <w:rPr>
          <w:sz w:val="22"/>
          <w:szCs w:val="22"/>
        </w:rPr>
        <w:t xml:space="preserve"> salmon</w:t>
      </w:r>
      <w:r w:rsidRPr="001969DC">
        <w:rPr>
          <w:sz w:val="22"/>
          <w:szCs w:val="22"/>
        </w:rPr>
        <w:t xml:space="preserve">) in amounts as described in the </w:t>
      </w:r>
      <w:r>
        <w:rPr>
          <w:sz w:val="22"/>
          <w:szCs w:val="22"/>
        </w:rPr>
        <w:t>ICA alternative of the PPA</w:t>
      </w:r>
      <w:r w:rsidRPr="001969DC">
        <w:rPr>
          <w:sz w:val="22"/>
          <w:szCs w:val="22"/>
        </w:rPr>
        <w:t xml:space="preserve"> under the industry-wide hard</w:t>
      </w:r>
      <w:r>
        <w:rPr>
          <w:sz w:val="22"/>
          <w:szCs w:val="22"/>
        </w:rPr>
        <w:t xml:space="preserve"> </w:t>
      </w:r>
      <w:r w:rsidRPr="001969DC">
        <w:rPr>
          <w:sz w:val="22"/>
          <w:szCs w:val="22"/>
        </w:rPr>
        <w:t xml:space="preserve">cap of </w:t>
      </w:r>
      <w:r>
        <w:rPr>
          <w:sz w:val="22"/>
          <w:szCs w:val="22"/>
        </w:rPr>
        <w:t>60,000</w:t>
      </w:r>
      <w:r w:rsidRPr="001969DC">
        <w:rPr>
          <w:sz w:val="22"/>
          <w:szCs w:val="22"/>
        </w:rPr>
        <w:t xml:space="preserve">. For this analysis, the </w:t>
      </w:r>
      <w:r>
        <w:rPr>
          <w:sz w:val="22"/>
          <w:szCs w:val="22"/>
        </w:rPr>
        <w:t>i</w:t>
      </w:r>
      <w:r w:rsidRPr="001969DC">
        <w:rPr>
          <w:sz w:val="22"/>
          <w:szCs w:val="22"/>
        </w:rPr>
        <w:t xml:space="preserve">nshore </w:t>
      </w:r>
      <w:r>
        <w:rPr>
          <w:sz w:val="22"/>
          <w:szCs w:val="22"/>
        </w:rPr>
        <w:t>c</w:t>
      </w:r>
      <w:r w:rsidRPr="001969DC">
        <w:rPr>
          <w:sz w:val="22"/>
          <w:szCs w:val="22"/>
        </w:rPr>
        <w:t>atcher-</w:t>
      </w:r>
      <w:r>
        <w:rPr>
          <w:sz w:val="22"/>
          <w:szCs w:val="22"/>
        </w:rPr>
        <w:t>v</w:t>
      </w:r>
      <w:r w:rsidRPr="001969DC">
        <w:rPr>
          <w:sz w:val="22"/>
          <w:szCs w:val="22"/>
        </w:rPr>
        <w:t xml:space="preserve">essel sector receives </w:t>
      </w:r>
      <w:r>
        <w:rPr>
          <w:sz w:val="22"/>
          <w:szCs w:val="22"/>
        </w:rPr>
        <w:t>33,390</w:t>
      </w:r>
      <w:r w:rsidRPr="001969DC">
        <w:rPr>
          <w:sz w:val="22"/>
          <w:szCs w:val="22"/>
        </w:rPr>
        <w:t xml:space="preserve"> credits, of which </w:t>
      </w:r>
      <w:r>
        <w:rPr>
          <w:sz w:val="22"/>
          <w:szCs w:val="22"/>
        </w:rPr>
        <w:t>20,916</w:t>
      </w:r>
      <w:r w:rsidRPr="001969DC">
        <w:rPr>
          <w:sz w:val="22"/>
          <w:szCs w:val="22"/>
        </w:rPr>
        <w:t xml:space="preserve"> are reserved for the A-season and </w:t>
      </w:r>
      <w:r>
        <w:rPr>
          <w:sz w:val="22"/>
          <w:szCs w:val="22"/>
        </w:rPr>
        <w:t>12,474</w:t>
      </w:r>
      <w:r w:rsidRPr="001969DC">
        <w:rPr>
          <w:sz w:val="22"/>
          <w:szCs w:val="22"/>
        </w:rPr>
        <w:t xml:space="preserve"> credits are </w:t>
      </w:r>
      <w:r>
        <w:rPr>
          <w:sz w:val="22"/>
          <w:szCs w:val="22"/>
        </w:rPr>
        <w:t>reserved until</w:t>
      </w:r>
      <w:r w:rsidRPr="001969DC">
        <w:rPr>
          <w:sz w:val="22"/>
          <w:szCs w:val="22"/>
        </w:rPr>
        <w:t xml:space="preserve"> the start of the B-season. </w:t>
      </w:r>
    </w:p>
    <w:p w:rsidR="00E560D2" w:rsidRPr="001969DC" w:rsidRDefault="00E560D2" w:rsidP="00E560D2">
      <w:pPr>
        <w:spacing w:line="480" w:lineRule="auto"/>
        <w:rPr>
          <w:sz w:val="22"/>
          <w:szCs w:val="22"/>
        </w:rPr>
      </w:pPr>
    </w:p>
    <w:p w:rsidR="00E560D2" w:rsidRPr="00B37D3F" w:rsidRDefault="00E560D2" w:rsidP="00E560D2">
      <w:pPr>
        <w:keepNext/>
        <w:spacing w:line="480" w:lineRule="auto"/>
        <w:outlineLvl w:val="0"/>
        <w:rPr>
          <w:b/>
          <w:i/>
          <w:sz w:val="22"/>
          <w:szCs w:val="22"/>
        </w:rPr>
      </w:pPr>
      <w:r w:rsidRPr="00B37D3F">
        <w:rPr>
          <w:b/>
          <w:i/>
          <w:sz w:val="22"/>
          <w:szCs w:val="22"/>
        </w:rPr>
        <w:t>Legacy Vessel Allocation: (a key element)</w:t>
      </w:r>
    </w:p>
    <w:p w:rsidR="00E560D2" w:rsidRPr="001969DC" w:rsidRDefault="00E560D2" w:rsidP="00E560D2">
      <w:pPr>
        <w:spacing w:line="480" w:lineRule="auto"/>
        <w:rPr>
          <w:sz w:val="22"/>
          <w:szCs w:val="22"/>
        </w:rPr>
      </w:pPr>
      <w:r w:rsidRPr="001969DC">
        <w:rPr>
          <w:sz w:val="22"/>
          <w:szCs w:val="22"/>
        </w:rPr>
        <w:t>Individual vessel allocations of ITEC are made separately for each season (A and B-season computed separately)</w:t>
      </w:r>
      <w:r w:rsidRPr="001969DC">
        <w:rPr>
          <w:sz w:val="22"/>
          <w:szCs w:val="22"/>
          <w:vertAlign w:val="superscript"/>
        </w:rPr>
        <w:t xml:space="preserve"> </w:t>
      </w:r>
      <w:r w:rsidRPr="001969DC">
        <w:rPr>
          <w:sz w:val="22"/>
          <w:szCs w:val="22"/>
        </w:rPr>
        <w:t>and it is assumed that 100% of any remaining A-season credits are carried forward to the B-season. A 100% carry-forward rule creates incentive to avoid bycatch in the A-season and keeps ITEC prices high at the end of A-season because of the uncertainty in bycatch levels that will occur in the B season.</w:t>
      </w:r>
      <w:r>
        <w:rPr>
          <w:sz w:val="22"/>
          <w:szCs w:val="22"/>
        </w:rPr>
        <w:t xml:space="preserve"> As is evident in Figure 1, B-season Chinook salmon bycatch can be substantial, particularly late in the B-season (NPFMC 2008).</w:t>
      </w:r>
      <w:r w:rsidRPr="001969DC">
        <w:rPr>
          <w:sz w:val="22"/>
          <w:szCs w:val="22"/>
        </w:rPr>
        <w:t xml:space="preserve"> </w:t>
      </w:r>
      <w:r>
        <w:rPr>
          <w:sz w:val="22"/>
          <w:szCs w:val="22"/>
        </w:rPr>
        <w:t>The carryover</w:t>
      </w:r>
      <w:r w:rsidRPr="001969DC">
        <w:rPr>
          <w:sz w:val="22"/>
          <w:szCs w:val="22"/>
        </w:rPr>
        <w:t xml:space="preserve"> builds additional incentive for careful fishing (conservation of </w:t>
      </w:r>
      <w:r>
        <w:rPr>
          <w:sz w:val="22"/>
          <w:szCs w:val="22"/>
        </w:rPr>
        <w:t>ITEC</w:t>
      </w:r>
      <w:r w:rsidRPr="001969DC">
        <w:rPr>
          <w:sz w:val="22"/>
          <w:szCs w:val="22"/>
        </w:rPr>
        <w:t>) in the A-season, by providing additional insurance for completing the B-season pollock harvest. As discuss</w:t>
      </w:r>
      <w:r>
        <w:rPr>
          <w:sz w:val="22"/>
          <w:szCs w:val="22"/>
        </w:rPr>
        <w:t>ed</w:t>
      </w:r>
      <w:r w:rsidRPr="001969DC">
        <w:rPr>
          <w:sz w:val="22"/>
          <w:szCs w:val="22"/>
        </w:rPr>
        <w:t xml:space="preserve"> below, careful fishing in the B-season is incentivized mainly by the Legacy Allocation scheme as well as by the rewards and penalties associated with trading ITEC.</w:t>
      </w:r>
    </w:p>
    <w:p w:rsidR="00E560D2" w:rsidRPr="001969DC" w:rsidRDefault="00E560D2" w:rsidP="00E560D2">
      <w:pPr>
        <w:spacing w:line="480" w:lineRule="auto"/>
        <w:rPr>
          <w:sz w:val="22"/>
          <w:szCs w:val="22"/>
        </w:rPr>
      </w:pPr>
    </w:p>
    <w:p w:rsidR="00E560D2" w:rsidRPr="001969DC" w:rsidRDefault="00E560D2" w:rsidP="00E560D2">
      <w:pPr>
        <w:spacing w:line="480" w:lineRule="auto"/>
        <w:rPr>
          <w:i/>
          <w:sz w:val="22"/>
          <w:szCs w:val="22"/>
        </w:rPr>
      </w:pPr>
      <w:r w:rsidRPr="001969DC">
        <w:rPr>
          <w:sz w:val="22"/>
          <w:szCs w:val="22"/>
        </w:rPr>
        <w:t xml:space="preserve">A key provision </w:t>
      </w:r>
      <w:r>
        <w:rPr>
          <w:sz w:val="22"/>
          <w:szCs w:val="22"/>
        </w:rPr>
        <w:t xml:space="preserve">of the </w:t>
      </w:r>
      <w:del w:id="360" w:author="George Sugihara" w:date="2010-02-17T18:18:00Z">
        <w:r w:rsidDel="001B35B5">
          <w:rPr>
            <w:sz w:val="22"/>
            <w:szCs w:val="22"/>
          </w:rPr>
          <w:delText>MIP</w:delText>
        </w:r>
      </w:del>
      <w:ins w:id="361" w:author="George Sugihara" w:date="2010-02-17T18:18:00Z">
        <w:r w:rsidR="001B35B5">
          <w:rPr>
            <w:sz w:val="22"/>
            <w:szCs w:val="22"/>
          </w:rPr>
          <w:t>CIP</w:t>
        </w:r>
      </w:ins>
      <w:r>
        <w:rPr>
          <w:sz w:val="22"/>
          <w:szCs w:val="22"/>
        </w:rPr>
        <w:t xml:space="preserve"> </w:t>
      </w:r>
      <w:r w:rsidRPr="001969DC">
        <w:rPr>
          <w:sz w:val="22"/>
          <w:szCs w:val="22"/>
        </w:rPr>
        <w:t xml:space="preserve">is a formula to reward vessels with low Chinook </w:t>
      </w:r>
      <w:r>
        <w:rPr>
          <w:sz w:val="22"/>
          <w:szCs w:val="22"/>
        </w:rPr>
        <w:t xml:space="preserve">salmon </w:t>
      </w:r>
      <w:r w:rsidRPr="001969DC">
        <w:rPr>
          <w:sz w:val="22"/>
          <w:szCs w:val="22"/>
        </w:rPr>
        <w:t xml:space="preserve">encounter rates by reallocating extra encounter credits the following year, and conversely penalize vessels with high encounter rates. This creates several different incentives to lower bycatch, including having extra credits as insurance against costly moderate to high salmon abundance years (times when additional ITEC are </w:t>
      </w:r>
      <w:r>
        <w:rPr>
          <w:sz w:val="22"/>
          <w:szCs w:val="22"/>
        </w:rPr>
        <w:t xml:space="preserve">likely to be </w:t>
      </w:r>
      <w:r w:rsidRPr="001969DC">
        <w:rPr>
          <w:sz w:val="22"/>
          <w:szCs w:val="22"/>
        </w:rPr>
        <w:t xml:space="preserve">needed to finish </w:t>
      </w:r>
      <w:r>
        <w:rPr>
          <w:sz w:val="22"/>
          <w:szCs w:val="22"/>
        </w:rPr>
        <w:t xml:space="preserve">harvesting </w:t>
      </w:r>
      <w:r w:rsidRPr="001969DC">
        <w:rPr>
          <w:sz w:val="22"/>
          <w:szCs w:val="22"/>
        </w:rPr>
        <w:t xml:space="preserve">one’s </w:t>
      </w:r>
      <w:r>
        <w:rPr>
          <w:sz w:val="22"/>
          <w:szCs w:val="22"/>
        </w:rPr>
        <w:t>p</w:t>
      </w:r>
      <w:r w:rsidRPr="001969DC">
        <w:rPr>
          <w:sz w:val="22"/>
          <w:szCs w:val="22"/>
        </w:rPr>
        <w:t>ollock allocation</w:t>
      </w:r>
      <w:r>
        <w:rPr>
          <w:sz w:val="22"/>
          <w:szCs w:val="22"/>
        </w:rPr>
        <w:t xml:space="preserve"> and when little ITEC will be available for purchase because other operators will have similarly large bycatch rates</w:t>
      </w:r>
      <w:r w:rsidRPr="001969DC">
        <w:rPr>
          <w:sz w:val="22"/>
          <w:szCs w:val="22"/>
        </w:rPr>
        <w:t xml:space="preserve">). </w:t>
      </w:r>
      <w:r w:rsidRPr="00D056EF">
        <w:rPr>
          <w:sz w:val="22"/>
          <w:szCs w:val="22"/>
        </w:rPr>
        <w:t xml:space="preserve">The cost of unfished </w:t>
      </w:r>
      <w:r>
        <w:rPr>
          <w:sz w:val="22"/>
          <w:szCs w:val="22"/>
        </w:rPr>
        <w:t>p</w:t>
      </w:r>
      <w:r w:rsidRPr="00D056EF">
        <w:rPr>
          <w:sz w:val="22"/>
          <w:szCs w:val="22"/>
        </w:rPr>
        <w:t>ollock due to a shortage of credits can be considerable. The allocation scheme uses these potential costs as incentive for individual vessels to maintain a maximal reserve of credits.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Pr>
          <w:sz w:val="22"/>
          <w:szCs w:val="22"/>
        </w:rPr>
        <w:t xml:space="preserve">Under the </w:t>
      </w:r>
      <w:del w:id="362" w:author="George Sugihara" w:date="2010-02-17T18:18:00Z">
        <w:r w:rsidDel="001B35B5">
          <w:rPr>
            <w:sz w:val="22"/>
            <w:szCs w:val="22"/>
          </w:rPr>
          <w:delText>MIP</w:delText>
        </w:r>
      </w:del>
      <w:ins w:id="363" w:author="George Sugihara" w:date="2010-02-17T18:18:00Z">
        <w:r w:rsidR="001B35B5">
          <w:rPr>
            <w:sz w:val="22"/>
            <w:szCs w:val="22"/>
          </w:rPr>
          <w:t>CIP</w:t>
        </w:r>
      </w:ins>
      <w:r>
        <w:rPr>
          <w:sz w:val="22"/>
          <w:szCs w:val="22"/>
        </w:rPr>
        <w:t>, a</w:t>
      </w:r>
      <w:r w:rsidRPr="001969DC">
        <w:rPr>
          <w:sz w:val="22"/>
          <w:szCs w:val="22"/>
        </w:rPr>
        <w:t>t the start of each season</w:t>
      </w:r>
      <w:r>
        <w:rPr>
          <w:sz w:val="22"/>
          <w:szCs w:val="22"/>
        </w:rPr>
        <w:t>,</w:t>
      </w:r>
      <w:r w:rsidRPr="001969DC">
        <w:rPr>
          <w:sz w:val="22"/>
          <w:szCs w:val="22"/>
        </w:rPr>
        <w:t xml:space="preserve"> credits are distributed to the individual vessels </w:t>
      </w:r>
      <w:r>
        <w:rPr>
          <w:sz w:val="22"/>
          <w:szCs w:val="22"/>
        </w:rPr>
        <w:t>through their membership in a cooperative and</w:t>
      </w:r>
      <w:r w:rsidRPr="001969DC">
        <w:rPr>
          <w:sz w:val="22"/>
          <w:szCs w:val="22"/>
        </w:rPr>
        <w:t xml:space="preserve"> according to an allocation formula that takes three factors into account for that vessel: </w:t>
      </w:r>
    </w:p>
    <w:p w:rsidR="00E560D2" w:rsidRPr="001969DC" w:rsidRDefault="00E560D2" w:rsidP="00E560D2">
      <w:pPr>
        <w:spacing w:line="480" w:lineRule="auto"/>
        <w:rPr>
          <w:sz w:val="22"/>
          <w:szCs w:val="22"/>
        </w:rPr>
      </w:pPr>
    </w:p>
    <w:p w:rsidR="00E560D2" w:rsidRPr="001969DC" w:rsidRDefault="00E560D2" w:rsidP="00E560D2">
      <w:pPr>
        <w:pStyle w:val="LightGrid-Accent31"/>
        <w:numPr>
          <w:ilvl w:val="0"/>
          <w:numId w:val="26"/>
        </w:numPr>
        <w:tabs>
          <w:tab w:val="left" w:pos="900"/>
        </w:tabs>
        <w:spacing w:line="480" w:lineRule="auto"/>
        <w:ind w:left="900" w:hanging="540"/>
        <w:rPr>
          <w:sz w:val="22"/>
          <w:szCs w:val="22"/>
        </w:rPr>
      </w:pPr>
      <w:r w:rsidRPr="001969DC">
        <w:rPr>
          <w:sz w:val="22"/>
          <w:szCs w:val="22"/>
        </w:rPr>
        <w:t>Pollock quota for the season</w:t>
      </w:r>
    </w:p>
    <w:p w:rsidR="00E560D2" w:rsidRPr="001969DC" w:rsidRDefault="00E560D2" w:rsidP="00E560D2">
      <w:pPr>
        <w:pStyle w:val="LightGrid-Accent31"/>
        <w:numPr>
          <w:ilvl w:val="0"/>
          <w:numId w:val="26"/>
        </w:numPr>
        <w:tabs>
          <w:tab w:val="left" w:pos="900"/>
        </w:tabs>
        <w:spacing w:line="480" w:lineRule="auto"/>
        <w:ind w:left="900" w:hanging="540"/>
        <w:rPr>
          <w:sz w:val="22"/>
          <w:szCs w:val="22"/>
        </w:rPr>
      </w:pPr>
      <w:r w:rsidRPr="001969DC">
        <w:rPr>
          <w:sz w:val="22"/>
          <w:szCs w:val="22"/>
        </w:rPr>
        <w:t>Previous year’s proportional allocation factor for the season (season specific legacy)</w:t>
      </w:r>
    </w:p>
    <w:p w:rsidR="00E560D2" w:rsidRPr="001969DC" w:rsidRDefault="00E560D2" w:rsidP="00E560D2">
      <w:pPr>
        <w:pStyle w:val="LightGrid-Accent31"/>
        <w:numPr>
          <w:ilvl w:val="0"/>
          <w:numId w:val="26"/>
        </w:numPr>
        <w:tabs>
          <w:tab w:val="left" w:pos="900"/>
        </w:tabs>
        <w:spacing w:line="480" w:lineRule="auto"/>
        <w:ind w:left="900" w:hanging="540"/>
        <w:rPr>
          <w:sz w:val="22"/>
          <w:szCs w:val="22"/>
        </w:rPr>
      </w:pPr>
      <w:r w:rsidRPr="001969DC">
        <w:rPr>
          <w:sz w:val="22"/>
          <w:szCs w:val="22"/>
        </w:rPr>
        <w:t>Previous year’s relative bycatch rate for the season (season specific bycatch)</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This is summarized in the following general formula:</w:t>
      </w:r>
    </w:p>
    <w:p w:rsidR="00E560D2" w:rsidRPr="001969DC" w:rsidRDefault="00E560D2" w:rsidP="00E560D2">
      <w:pPr>
        <w:tabs>
          <w:tab w:val="center" w:pos="4680"/>
          <w:tab w:val="right" w:pos="9360"/>
        </w:tabs>
        <w:spacing w:line="480" w:lineRule="auto"/>
        <w:rPr>
          <w:sz w:val="22"/>
          <w:szCs w:val="22"/>
        </w:rPr>
      </w:pPr>
      <w:r>
        <w:rPr>
          <w:sz w:val="22"/>
          <w:szCs w:val="22"/>
        </w:rPr>
        <w:tab/>
      </w:r>
      <w:r w:rsidRPr="006B6A46">
        <w:rPr>
          <w:position w:val="-14"/>
          <w:sz w:val="22"/>
          <w:szCs w:val="22"/>
        </w:rPr>
        <w:object w:dxaOrig="30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8pt" o:ole="">
            <v:imagedata r:id="rId9" o:title=""/>
          </v:shape>
          <o:OLEObject Type="Embed" ProgID="Equation.DSMT4" ShapeID="_x0000_i1025" DrawAspect="Content" ObjectID="_1201793148" r:id="rId10"/>
        </w:object>
      </w:r>
      <w:r>
        <w:rPr>
          <w:sz w:val="22"/>
          <w:szCs w:val="22"/>
        </w:rPr>
        <w:tab/>
      </w:r>
      <w:r w:rsidRPr="001969DC">
        <w:rPr>
          <w:sz w:val="22"/>
          <w:szCs w:val="22"/>
        </w:rPr>
        <w:t>(1)</w:t>
      </w:r>
    </w:p>
    <w:p w:rsidR="00E560D2" w:rsidRPr="001969DC" w:rsidRDefault="00E560D2" w:rsidP="00E560D2">
      <w:pPr>
        <w:spacing w:line="480" w:lineRule="auto"/>
        <w:rPr>
          <w:sz w:val="22"/>
          <w:szCs w:val="22"/>
        </w:rPr>
      </w:pPr>
      <w:r w:rsidRPr="001969DC">
        <w:rPr>
          <w:sz w:val="22"/>
          <w:szCs w:val="22"/>
        </w:rPr>
        <w:t xml:space="preserve">where </w:t>
      </w:r>
      <w:r w:rsidRPr="006B6A46">
        <w:rPr>
          <w:position w:val="-14"/>
          <w:sz w:val="22"/>
          <w:szCs w:val="22"/>
        </w:rPr>
        <w:object w:dxaOrig="700" w:dyaOrig="360">
          <v:shape id="_x0000_i1026" type="#_x0000_t75" style="width:35.35pt;height:18pt" o:ole="">
            <v:imagedata r:id="rId11" o:title=""/>
          </v:shape>
          <o:OLEObject Type="Embed" ProgID="Equation.DSMT4" ShapeID="_x0000_i1026" DrawAspect="Content" ObjectID="_1201793149" r:id="rId12"/>
        </w:object>
      </w:r>
      <w:r w:rsidRPr="006B6A46">
        <w:rPr>
          <w:i/>
          <w:sz w:val="22"/>
          <w:szCs w:val="22"/>
        </w:rPr>
        <w:t xml:space="preserve"> </w:t>
      </w:r>
      <w:r w:rsidRPr="001969DC">
        <w:rPr>
          <w:sz w:val="22"/>
          <w:szCs w:val="22"/>
        </w:rPr>
        <w:t xml:space="preserve">is the proportional allocation factor for vessel </w:t>
      </w:r>
      <w:r w:rsidRPr="006B6A46">
        <w:rPr>
          <w:i/>
          <w:sz w:val="22"/>
          <w:szCs w:val="22"/>
        </w:rPr>
        <w:t>i</w:t>
      </w:r>
      <w:r w:rsidRPr="001969DC">
        <w:rPr>
          <w:sz w:val="22"/>
          <w:szCs w:val="22"/>
        </w:rPr>
        <w:t xml:space="preserve"> for season </w:t>
      </w:r>
      <w:r w:rsidRPr="006B6A46">
        <w:rPr>
          <w:i/>
          <w:sz w:val="22"/>
          <w:szCs w:val="22"/>
        </w:rPr>
        <w:t>s</w:t>
      </w:r>
      <w:r w:rsidRPr="001969DC">
        <w:rPr>
          <w:sz w:val="22"/>
          <w:szCs w:val="22"/>
        </w:rPr>
        <w:t xml:space="preserve"> (i.e., A-season or B-season) of year </w:t>
      </w:r>
      <w:r w:rsidRPr="006B6A46">
        <w:rPr>
          <w:i/>
          <w:sz w:val="22"/>
          <w:szCs w:val="22"/>
        </w:rPr>
        <w:t>y</w:t>
      </w:r>
      <w:r>
        <w:rPr>
          <w:i/>
          <w:sz w:val="22"/>
          <w:szCs w:val="22"/>
        </w:rPr>
        <w:t>-1</w:t>
      </w:r>
      <w:r w:rsidRPr="001969DC">
        <w:rPr>
          <w:sz w:val="22"/>
          <w:szCs w:val="22"/>
        </w:rPr>
        <w:t xml:space="preserve">. The constants </w:t>
      </w:r>
      <w:r w:rsidRPr="006B6A46">
        <w:rPr>
          <w:i/>
          <w:sz w:val="22"/>
          <w:szCs w:val="22"/>
        </w:rPr>
        <w:t>α</w:t>
      </w:r>
      <w:r w:rsidRPr="001969DC">
        <w:rPr>
          <w:sz w:val="22"/>
          <w:szCs w:val="22"/>
        </w:rPr>
        <w:t xml:space="preserve">, </w:t>
      </w:r>
      <w:r w:rsidRPr="006B6A46">
        <w:rPr>
          <w:i/>
          <w:sz w:val="22"/>
          <w:szCs w:val="22"/>
        </w:rPr>
        <w:t>β</w:t>
      </w:r>
      <w:r w:rsidRPr="001969DC">
        <w:rPr>
          <w:sz w:val="22"/>
          <w:szCs w:val="22"/>
        </w:rPr>
        <w:t xml:space="preserve"> and </w:t>
      </w:r>
      <w:r w:rsidRPr="006B6A46">
        <w:rPr>
          <w:i/>
          <w:sz w:val="22"/>
          <w:szCs w:val="22"/>
        </w:rPr>
        <w:t>γ</w:t>
      </w:r>
      <w:r w:rsidRPr="001969DC">
        <w:rPr>
          <w:sz w:val="22"/>
          <w:szCs w:val="22"/>
        </w:rPr>
        <w:t xml:space="preserve"> are proportional weights that sum to </w:t>
      </w:r>
      <w:r>
        <w:rPr>
          <w:sz w:val="22"/>
          <w:szCs w:val="22"/>
        </w:rPr>
        <w:t>unity</w:t>
      </w:r>
      <w:r w:rsidRPr="001969DC">
        <w:rPr>
          <w:sz w:val="22"/>
          <w:szCs w:val="22"/>
        </w:rPr>
        <w:t xml:space="preserve"> (see Appendix A for </w:t>
      </w:r>
      <w:r>
        <w:rPr>
          <w:sz w:val="22"/>
          <w:szCs w:val="22"/>
        </w:rPr>
        <w:t>a more detailed derivation</w:t>
      </w:r>
      <w:r w:rsidRPr="001969DC">
        <w:rPr>
          <w:sz w:val="22"/>
          <w:szCs w:val="22"/>
        </w:rPr>
        <w:t>)</w:t>
      </w:r>
      <w:r w:rsidRPr="001969DC">
        <w:rPr>
          <w:rStyle w:val="FootnoteReference"/>
          <w:sz w:val="22"/>
          <w:szCs w:val="22"/>
        </w:rPr>
        <w:footnoteReference w:id="4"/>
      </w:r>
      <w:r w:rsidRPr="001969DC">
        <w:rPr>
          <w:sz w:val="22"/>
          <w:szCs w:val="22"/>
        </w:rPr>
        <w:t xml:space="preserve">. The first term </w:t>
      </w:r>
      <w:r w:rsidRPr="006B6A46">
        <w:rPr>
          <w:i/>
          <w:sz w:val="22"/>
          <w:szCs w:val="22"/>
        </w:rPr>
        <w:t>α</w:t>
      </w:r>
      <w:r w:rsidRPr="001969DC">
        <w:rPr>
          <w:sz w:val="22"/>
          <w:szCs w:val="22"/>
        </w:rPr>
        <w:t xml:space="preserve"> serves as a fixed constant, the second term </w:t>
      </w:r>
      <w:r w:rsidRPr="006B6A46">
        <w:rPr>
          <w:i/>
          <w:sz w:val="22"/>
          <w:szCs w:val="22"/>
        </w:rPr>
        <w:t>β</w:t>
      </w:r>
      <w:r w:rsidRPr="001969DC">
        <w:rPr>
          <w:sz w:val="22"/>
          <w:szCs w:val="22"/>
        </w:rPr>
        <w:t xml:space="preserve"> is the weight given to the previous year’s proportional allocation factor</w:t>
      </w:r>
      <w:r>
        <w:rPr>
          <w:sz w:val="22"/>
          <w:szCs w:val="22"/>
        </w:rPr>
        <w:t>,</w:t>
      </w:r>
      <w:r w:rsidRPr="001969DC">
        <w:rPr>
          <w:sz w:val="22"/>
          <w:szCs w:val="22"/>
        </w:rPr>
        <w:t xml:space="preserve"> </w:t>
      </w:r>
      <w:r w:rsidRPr="006B6A46">
        <w:rPr>
          <w:position w:val="-14"/>
          <w:sz w:val="22"/>
          <w:szCs w:val="22"/>
        </w:rPr>
        <w:object w:dxaOrig="700" w:dyaOrig="360">
          <v:shape id="_x0000_i1027" type="#_x0000_t75" style="width:35.35pt;height:18pt" o:ole="">
            <v:imagedata r:id="rId13" o:title=""/>
          </v:shape>
          <o:OLEObject Type="Embed" ProgID="Equation.DSMT4" ShapeID="_x0000_i1027" DrawAspect="Content" ObjectID="_1201793150" r:id="rId14"/>
        </w:object>
      </w:r>
      <w:r w:rsidRPr="001969DC">
        <w:rPr>
          <w:sz w:val="22"/>
          <w:szCs w:val="22"/>
        </w:rPr>
        <w:t xml:space="preserve"> (the </w:t>
      </w:r>
      <w:r>
        <w:rPr>
          <w:sz w:val="22"/>
          <w:szCs w:val="22"/>
        </w:rPr>
        <w:t>“</w:t>
      </w:r>
      <w:r w:rsidRPr="001969DC">
        <w:rPr>
          <w:sz w:val="22"/>
          <w:szCs w:val="22"/>
        </w:rPr>
        <w:t>legacy</w:t>
      </w:r>
      <w:r>
        <w:rPr>
          <w:sz w:val="22"/>
          <w:szCs w:val="22"/>
        </w:rPr>
        <w:t>”</w:t>
      </w:r>
      <w:r w:rsidRPr="001969DC">
        <w:rPr>
          <w:sz w:val="22"/>
          <w:szCs w:val="22"/>
        </w:rPr>
        <w:t xml:space="preserve"> term), and </w:t>
      </w:r>
      <w:r w:rsidRPr="006B6A46">
        <w:rPr>
          <w:i/>
          <w:sz w:val="22"/>
          <w:szCs w:val="22"/>
        </w:rPr>
        <w:t>γ</w:t>
      </w:r>
      <w:r w:rsidRPr="001969DC">
        <w:rPr>
          <w:sz w:val="22"/>
          <w:szCs w:val="22"/>
        </w:rPr>
        <w:t xml:space="preserve"> is the weight given to the bycatch function </w:t>
      </w:r>
      <w:r w:rsidRPr="006B6A46">
        <w:rPr>
          <w:position w:val="-14"/>
          <w:sz w:val="22"/>
          <w:szCs w:val="22"/>
        </w:rPr>
        <w:object w:dxaOrig="740" w:dyaOrig="360">
          <v:shape id="_x0000_i1028" type="#_x0000_t75" style="width:36.65pt;height:18pt" o:ole="">
            <v:imagedata r:id="rId15" o:title=""/>
          </v:shape>
          <o:OLEObject Type="Embed" ProgID="Equation.DSMT4" ShapeID="_x0000_i1028" DrawAspect="Content" ObjectID="_1201793151" r:id="rId16"/>
        </w:object>
      </w:r>
      <w:r w:rsidRPr="001969DC">
        <w:rPr>
          <w:sz w:val="22"/>
          <w:szCs w:val="22"/>
        </w:rPr>
        <w:t xml:space="preserve">, which can </w:t>
      </w:r>
      <w:r>
        <w:rPr>
          <w:sz w:val="22"/>
          <w:szCs w:val="22"/>
        </w:rPr>
        <w:t>assume</w:t>
      </w:r>
      <w:r w:rsidRPr="001969DC">
        <w:rPr>
          <w:sz w:val="22"/>
          <w:szCs w:val="22"/>
        </w:rPr>
        <w:t xml:space="preserve"> any sensible monotonic form that penalizes high bycatch rates. A particularly nice property of (</w:t>
      </w:r>
      <w:r>
        <w:rPr>
          <w:sz w:val="22"/>
          <w:szCs w:val="22"/>
        </w:rPr>
        <w:t xml:space="preserve">equation </w:t>
      </w:r>
      <w:r w:rsidRPr="001969DC">
        <w:rPr>
          <w:sz w:val="22"/>
          <w:szCs w:val="22"/>
        </w:rPr>
        <w:t xml:space="preserve">1) is that (for most parameterizations) it is possible to derive asymptotic upper and lower limits for </w:t>
      </w:r>
      <w:r w:rsidRPr="006B6A46">
        <w:rPr>
          <w:i/>
          <w:sz w:val="22"/>
          <w:szCs w:val="22"/>
        </w:rPr>
        <w:t>P</w:t>
      </w:r>
      <w:r w:rsidRPr="001969DC">
        <w:rPr>
          <w:sz w:val="22"/>
          <w:szCs w:val="22"/>
        </w:rPr>
        <w:t xml:space="preserve"> that place bounds on how far the proportional allocations for any vessel can ultimately deviate</w:t>
      </w:r>
      <w:r>
        <w:rPr>
          <w:sz w:val="22"/>
          <w:szCs w:val="22"/>
        </w:rPr>
        <w:t xml:space="preserve"> from their initial allocation</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proportional allocation factor reflects a vessel’s allocation relative to its initial allocation. During the first year of implementation, all vessels </w:t>
      </w:r>
      <w:r>
        <w:rPr>
          <w:sz w:val="22"/>
          <w:szCs w:val="22"/>
        </w:rPr>
        <w:t xml:space="preserve">within a cooperative governed by an ICA </w:t>
      </w:r>
      <w:r w:rsidRPr="001969DC">
        <w:rPr>
          <w:sz w:val="22"/>
          <w:szCs w:val="22"/>
        </w:rPr>
        <w:t xml:space="preserve">would receive an ITEC allocation </w:t>
      </w:r>
      <w:r w:rsidRPr="00E552CA">
        <w:rPr>
          <w:i/>
          <w:sz w:val="22"/>
          <w:szCs w:val="22"/>
        </w:rPr>
        <w:t>pro rata</w:t>
      </w:r>
      <w:r w:rsidRPr="001969DC">
        <w:rPr>
          <w:sz w:val="22"/>
          <w:szCs w:val="22"/>
        </w:rPr>
        <w:t xml:space="preserve"> to their </w:t>
      </w:r>
      <w:r>
        <w:rPr>
          <w:sz w:val="22"/>
          <w:szCs w:val="22"/>
        </w:rPr>
        <w:t>p</w:t>
      </w:r>
      <w:r w:rsidRPr="001969DC">
        <w:rPr>
          <w:sz w:val="22"/>
          <w:szCs w:val="22"/>
        </w:rPr>
        <w:t xml:space="preserve">ollock allocations and the proportional allocation factor for each vessel would be </w:t>
      </w:r>
      <w:r>
        <w:rPr>
          <w:sz w:val="22"/>
          <w:szCs w:val="22"/>
        </w:rPr>
        <w:t>unity</w:t>
      </w:r>
      <w:r w:rsidRPr="001969DC">
        <w:rPr>
          <w:sz w:val="22"/>
          <w:szCs w:val="22"/>
        </w:rPr>
        <w:t xml:space="preserve">. In subsequent years, this proportional allocation factor will fluctuate (between asymptotic bounds) and </w:t>
      </w:r>
      <w:r>
        <w:rPr>
          <w:sz w:val="22"/>
          <w:szCs w:val="22"/>
        </w:rPr>
        <w:t xml:space="preserve">individual </w:t>
      </w:r>
      <w:r w:rsidRPr="001969DC">
        <w:rPr>
          <w:sz w:val="22"/>
          <w:szCs w:val="22"/>
        </w:rPr>
        <w:t xml:space="preserve">vessels will receive differing ITEC allocations. For vessels with the same </w:t>
      </w:r>
      <w:r>
        <w:rPr>
          <w:sz w:val="22"/>
          <w:szCs w:val="22"/>
        </w:rPr>
        <w:t>p</w:t>
      </w:r>
      <w:r w:rsidRPr="001969DC">
        <w:rPr>
          <w:sz w:val="22"/>
          <w:szCs w:val="22"/>
        </w:rPr>
        <w:t xml:space="preserve">ollock allocation, the relative values of their proportional allocation factors will reflect their relative ITEC allocations: if one vessel’s proportional allocation factor is 20% larger than the other vessel, it will receive 20% more credits than the other vessel (again, assuming that the vessels receive the same </w:t>
      </w:r>
      <w:r>
        <w:rPr>
          <w:sz w:val="22"/>
          <w:szCs w:val="22"/>
        </w:rPr>
        <w:t>p</w:t>
      </w:r>
      <w:r w:rsidRPr="001969DC">
        <w:rPr>
          <w:sz w:val="22"/>
          <w:szCs w:val="22"/>
        </w:rPr>
        <w:t>ollock allocation).</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formula </w:t>
      </w:r>
      <w:r>
        <w:rPr>
          <w:sz w:val="22"/>
          <w:szCs w:val="22"/>
        </w:rPr>
        <w:t xml:space="preserve">in equation (1) </w:t>
      </w:r>
      <w:r w:rsidRPr="001969DC">
        <w:rPr>
          <w:sz w:val="22"/>
          <w:szCs w:val="22"/>
        </w:rPr>
        <w:t xml:space="preserve">is presented in </w:t>
      </w:r>
      <w:r>
        <w:rPr>
          <w:sz w:val="22"/>
          <w:szCs w:val="22"/>
        </w:rPr>
        <w:t>a</w:t>
      </w:r>
      <w:r w:rsidRPr="001969DC">
        <w:rPr>
          <w:sz w:val="22"/>
          <w:szCs w:val="22"/>
        </w:rPr>
        <w:t xml:space="preserve"> generic and flexible form to emphasize the fact that with monitoring and feedback on performance, </w:t>
      </w:r>
      <w:r>
        <w:rPr>
          <w:sz w:val="22"/>
          <w:szCs w:val="22"/>
        </w:rPr>
        <w:t>the parameters can be tuned</w:t>
      </w:r>
      <w:r w:rsidRPr="001969DC">
        <w:rPr>
          <w:sz w:val="22"/>
          <w:szCs w:val="22"/>
        </w:rPr>
        <w:t xml:space="preserve"> to effect different magnitudes of bycatch reduction and performance standards. We note, however that the actual magnitude of bycatch reduction produced by any plan involving complex human behavior cannot be known </w:t>
      </w:r>
      <w:r w:rsidRPr="001969DC">
        <w:rPr>
          <w:i/>
          <w:sz w:val="22"/>
          <w:szCs w:val="22"/>
        </w:rPr>
        <w:t>ex ant</w:t>
      </w:r>
      <w:r w:rsidRPr="001969DC">
        <w:rPr>
          <w:sz w:val="22"/>
          <w:szCs w:val="22"/>
        </w:rPr>
        <w:t xml:space="preserve">e, except by experimental implementation. We will return to this issue in the section on </w:t>
      </w:r>
      <w:r>
        <w:rPr>
          <w:sz w:val="22"/>
          <w:szCs w:val="22"/>
        </w:rPr>
        <w:t>“</w:t>
      </w:r>
      <w:r w:rsidRPr="001969DC">
        <w:rPr>
          <w:sz w:val="22"/>
          <w:szCs w:val="22"/>
        </w:rPr>
        <w:t>Hypothetical Modeling of Incentives,</w:t>
      </w:r>
      <w:r>
        <w:rPr>
          <w:sz w:val="22"/>
          <w:szCs w:val="22"/>
        </w:rPr>
        <w:t>”</w:t>
      </w:r>
      <w:r w:rsidRPr="001969DC">
        <w:rPr>
          <w:sz w:val="22"/>
          <w:szCs w:val="22"/>
        </w:rPr>
        <w:t xml:space="preserve"> where we present a heuristic simulation and crude estimate based on what can realistically be known without experimental manipulation.</w:t>
      </w:r>
    </w:p>
    <w:p w:rsidR="00E560D2" w:rsidRDefault="00E560D2" w:rsidP="00E560D2">
      <w:pPr>
        <w:spacing w:line="480" w:lineRule="auto"/>
        <w:rPr>
          <w:sz w:val="22"/>
          <w:szCs w:val="22"/>
        </w:rPr>
      </w:pPr>
    </w:p>
    <w:p w:rsidR="00E560D2" w:rsidRPr="00B37D3F" w:rsidRDefault="00E560D2" w:rsidP="00E560D2">
      <w:pPr>
        <w:keepNext/>
        <w:spacing w:line="480" w:lineRule="auto"/>
        <w:outlineLvl w:val="0"/>
        <w:rPr>
          <w:b/>
          <w:i/>
          <w:sz w:val="22"/>
          <w:szCs w:val="22"/>
        </w:rPr>
      </w:pPr>
      <w:r w:rsidRPr="00B37D3F">
        <w:rPr>
          <w:b/>
          <w:i/>
          <w:sz w:val="22"/>
          <w:szCs w:val="22"/>
        </w:rPr>
        <w:t>Specific Parameterization Used Here:</w:t>
      </w:r>
    </w:p>
    <w:p w:rsidR="00E560D2" w:rsidRPr="001969DC" w:rsidRDefault="00E560D2" w:rsidP="00E560D2">
      <w:pPr>
        <w:spacing w:line="480" w:lineRule="auto"/>
        <w:rPr>
          <w:sz w:val="22"/>
          <w:szCs w:val="22"/>
        </w:rPr>
      </w:pPr>
      <w:r w:rsidRPr="001969DC">
        <w:rPr>
          <w:sz w:val="22"/>
          <w:szCs w:val="22"/>
        </w:rPr>
        <w:t xml:space="preserve">Here we will consider the specific case where the bycatch function is linear of the form </w:t>
      </w:r>
      <w:r w:rsidRPr="00E552CA">
        <w:rPr>
          <w:position w:val="-14"/>
          <w:sz w:val="22"/>
          <w:szCs w:val="22"/>
        </w:rPr>
        <w:object w:dxaOrig="1640" w:dyaOrig="360">
          <v:shape id="_x0000_i1029" type="#_x0000_t75" style="width:82pt;height:18pt" o:ole="">
            <v:imagedata r:id="rId17" o:title=""/>
          </v:shape>
          <o:OLEObject Type="Embed" ProgID="Equation.DSMT4" ShapeID="_x0000_i1029" DrawAspect="Content" ObjectID="_1201793152" r:id="rId18"/>
        </w:object>
      </w:r>
      <w:r w:rsidRPr="001969DC">
        <w:rPr>
          <w:sz w:val="22"/>
          <w:szCs w:val="22"/>
        </w:rPr>
        <w:t xml:space="preserve"> where </w:t>
      </w:r>
      <w:r w:rsidRPr="00E552CA">
        <w:rPr>
          <w:i/>
          <w:sz w:val="22"/>
          <w:szCs w:val="22"/>
        </w:rPr>
        <w:t>δ</w:t>
      </w:r>
      <w:r w:rsidRPr="001969DC">
        <w:rPr>
          <w:sz w:val="22"/>
          <w:szCs w:val="22"/>
        </w:rPr>
        <w:t xml:space="preserve"> and </w:t>
      </w:r>
      <w:r w:rsidRPr="00E552CA">
        <w:rPr>
          <w:i/>
          <w:sz w:val="22"/>
          <w:szCs w:val="22"/>
        </w:rPr>
        <w:t>ε</w:t>
      </w:r>
      <w:r w:rsidRPr="001969DC">
        <w:rPr>
          <w:sz w:val="22"/>
          <w:szCs w:val="22"/>
        </w:rPr>
        <w:t xml:space="preserve"> are constants and </w:t>
      </w:r>
      <w:r w:rsidRPr="00E552CA">
        <w:rPr>
          <w:i/>
          <w:sz w:val="22"/>
          <w:szCs w:val="22"/>
        </w:rPr>
        <w:t>p</w:t>
      </w:r>
      <w:r w:rsidRPr="00E552CA">
        <w:rPr>
          <w:i/>
          <w:sz w:val="22"/>
          <w:szCs w:val="22"/>
          <w:vertAlign w:val="subscript"/>
        </w:rPr>
        <w:t>i</w:t>
      </w:r>
      <w:r w:rsidRPr="001969DC">
        <w:rPr>
          <w:sz w:val="22"/>
          <w:szCs w:val="22"/>
        </w:rPr>
        <w:t xml:space="preserve"> is the penalty value for vessel </w:t>
      </w:r>
      <w:r w:rsidRPr="00E552CA">
        <w:rPr>
          <w:i/>
          <w:sz w:val="22"/>
          <w:szCs w:val="22"/>
        </w:rPr>
        <w:t>i</w:t>
      </w:r>
      <w:r w:rsidRPr="001969DC">
        <w:rPr>
          <w:sz w:val="22"/>
          <w:szCs w:val="22"/>
        </w:rPr>
        <w:t xml:space="preserve"> computed via a penalty function dependent upon the relative bycatch rate of vessel </w:t>
      </w:r>
      <w:r w:rsidRPr="00E552CA">
        <w:rPr>
          <w:i/>
          <w:sz w:val="22"/>
          <w:szCs w:val="22"/>
        </w:rPr>
        <w:t>i</w:t>
      </w:r>
      <w:r w:rsidRPr="001969DC">
        <w:rPr>
          <w:sz w:val="22"/>
          <w:szCs w:val="22"/>
        </w:rPr>
        <w:t xml:space="preserve">. (See Appendix A for a detailed description of calculations). In addition, for heuristics two different weighting schemes will be considered that alter the importance of the legacy component: when </w:t>
      </w:r>
      <w:r w:rsidRPr="00E552CA">
        <w:rPr>
          <w:position w:val="-10"/>
          <w:sz w:val="22"/>
          <w:szCs w:val="22"/>
        </w:rPr>
        <w:object w:dxaOrig="1420" w:dyaOrig="320">
          <v:shape id="_x0000_i1030" type="#_x0000_t75" style="width:71.35pt;height:16pt" o:ole="">
            <v:imagedata r:id="rId19" o:title=""/>
          </v:shape>
          <o:OLEObject Type="Embed" ProgID="Equation.DSMT4" ShapeID="_x0000_i1030" DrawAspect="Content" ObjectID="_1201793153" r:id="rId20"/>
        </w:object>
      </w:r>
      <w:r w:rsidRPr="001969DC">
        <w:rPr>
          <w:sz w:val="22"/>
          <w:szCs w:val="22"/>
        </w:rPr>
        <w:t xml:space="preserve"> (equal weighting) and </w:t>
      </w:r>
      <w:r w:rsidRPr="00E552CA">
        <w:rPr>
          <w:position w:val="-10"/>
          <w:sz w:val="22"/>
          <w:szCs w:val="22"/>
        </w:rPr>
        <w:object w:dxaOrig="1060" w:dyaOrig="320">
          <v:shape id="_x0000_i1031" type="#_x0000_t75" style="width:53.35pt;height:16pt" o:ole="">
            <v:imagedata r:id="rId21" o:title=""/>
          </v:shape>
          <o:OLEObject Type="Embed" ProgID="Equation.DSMT4" ShapeID="_x0000_i1031" DrawAspect="Content" ObjectID="_1201793154" r:id="rId22"/>
        </w:object>
      </w:r>
      <w:r>
        <w:rPr>
          <w:sz w:val="22"/>
          <w:szCs w:val="22"/>
        </w:rPr>
        <w:t xml:space="preserve"> and </w:t>
      </w:r>
      <w:r w:rsidRPr="00E552CA">
        <w:rPr>
          <w:position w:val="-10"/>
          <w:sz w:val="22"/>
          <w:szCs w:val="22"/>
        </w:rPr>
        <w:object w:dxaOrig="720" w:dyaOrig="320">
          <v:shape id="_x0000_i1032" type="#_x0000_t75" style="width:36pt;height:16pt" o:ole="">
            <v:imagedata r:id="rId23" o:title=""/>
          </v:shape>
          <o:OLEObject Type="Embed" ProgID="Equation.DSMT4" ShapeID="_x0000_i1032" DrawAspect="Content" ObjectID="_1201793155" r:id="rId24"/>
        </w:object>
      </w:r>
      <w:r w:rsidRPr="001969DC">
        <w:rPr>
          <w:sz w:val="22"/>
          <w:szCs w:val="22"/>
        </w:rPr>
        <w:t xml:space="preserve"> (augmented legacy weighting), and where </w:t>
      </w:r>
      <w:r w:rsidRPr="00E552CA">
        <w:rPr>
          <w:position w:val="-10"/>
          <w:sz w:val="22"/>
          <w:szCs w:val="22"/>
        </w:rPr>
        <w:object w:dxaOrig="680" w:dyaOrig="320">
          <v:shape id="_x0000_i1033" type="#_x0000_t75" style="width:34pt;height:16pt" o:ole="">
            <v:imagedata r:id="rId25" o:title=""/>
          </v:shape>
          <o:OLEObject Type="Embed" ProgID="Equation.DSMT4" ShapeID="_x0000_i1033" DrawAspect="Content" ObjectID="_1201793156" r:id="rId26"/>
        </w:object>
      </w:r>
      <w:r w:rsidRPr="001969DC">
        <w:rPr>
          <w:sz w:val="22"/>
          <w:szCs w:val="22"/>
        </w:rPr>
        <w:t xml:space="preserve"> and </w:t>
      </w:r>
      <w:r w:rsidRPr="00E552CA">
        <w:rPr>
          <w:position w:val="-10"/>
          <w:sz w:val="22"/>
          <w:szCs w:val="22"/>
        </w:rPr>
        <w:object w:dxaOrig="700" w:dyaOrig="320">
          <v:shape id="_x0000_i1034" type="#_x0000_t75" style="width:35.35pt;height:16pt" o:ole="">
            <v:imagedata r:id="rId27" o:title=""/>
          </v:shape>
          <o:OLEObject Type="Embed" ProgID="Equation.DSMT4" ShapeID="_x0000_i1034" DrawAspect="Content" ObjectID="_1201793157" r:id="rId28"/>
        </w:object>
      </w:r>
      <w:r w:rsidRPr="001969DC">
        <w:rPr>
          <w:sz w:val="22"/>
          <w:szCs w:val="22"/>
        </w:rPr>
        <w:t>. That is, we will consider</w:t>
      </w:r>
    </w:p>
    <w:p w:rsidR="00E560D2" w:rsidRPr="001969DC" w:rsidRDefault="00E560D2" w:rsidP="00E560D2">
      <w:pPr>
        <w:tabs>
          <w:tab w:val="center" w:pos="4680"/>
          <w:tab w:val="right" w:pos="9360"/>
        </w:tabs>
        <w:spacing w:line="480" w:lineRule="auto"/>
        <w:rPr>
          <w:sz w:val="22"/>
          <w:szCs w:val="22"/>
        </w:rPr>
      </w:pPr>
      <w:r>
        <w:rPr>
          <w:sz w:val="22"/>
          <w:szCs w:val="22"/>
        </w:rPr>
        <w:tab/>
      </w:r>
      <w:r w:rsidRPr="00E552CA">
        <w:rPr>
          <w:position w:val="-14"/>
          <w:sz w:val="22"/>
          <w:szCs w:val="22"/>
        </w:rPr>
        <w:object w:dxaOrig="3780" w:dyaOrig="380">
          <v:shape id="_x0000_i1035" type="#_x0000_t75" style="width:189.35pt;height:18.65pt" o:ole="">
            <v:imagedata r:id="rId29" o:title=""/>
          </v:shape>
          <o:OLEObject Type="Embed" ProgID="Equation.DSMT4" ShapeID="_x0000_i1035" DrawAspect="Content" ObjectID="_1201793158" r:id="rId30"/>
        </w:object>
      </w:r>
      <w:r w:rsidRPr="001969DC">
        <w:rPr>
          <w:sz w:val="22"/>
          <w:szCs w:val="22"/>
        </w:rPr>
        <w:tab/>
        <w:t>(2)</w:t>
      </w:r>
    </w:p>
    <w:p w:rsidR="00E560D2" w:rsidRPr="001969DC" w:rsidRDefault="00E560D2" w:rsidP="00E560D2">
      <w:pPr>
        <w:spacing w:line="480" w:lineRule="auto"/>
        <w:rPr>
          <w:sz w:val="22"/>
          <w:szCs w:val="22"/>
        </w:rPr>
      </w:pPr>
      <w:r w:rsidRPr="001969DC">
        <w:rPr>
          <w:sz w:val="22"/>
          <w:szCs w:val="22"/>
        </w:rPr>
        <w:t>or the (</w:t>
      </w:r>
      <w:r w:rsidRPr="00D147A1">
        <w:rPr>
          <w:position w:val="-10"/>
          <w:sz w:val="22"/>
          <w:szCs w:val="22"/>
        </w:rPr>
        <w:object w:dxaOrig="1020" w:dyaOrig="320">
          <v:shape id="_x0000_i1036" type="#_x0000_t75" style="width:51.35pt;height:16pt" o:ole="">
            <v:imagedata r:id="rId31" o:title=""/>
          </v:shape>
          <o:OLEObject Type="Embed" ProgID="Equation.DSMT4" ShapeID="_x0000_i1036" DrawAspect="Content" ObjectID="_1201793159" r:id="rId32"/>
        </w:object>
      </w:r>
      <w:r w:rsidRPr="001969DC">
        <w:rPr>
          <w:sz w:val="22"/>
          <w:szCs w:val="22"/>
        </w:rPr>
        <w:t xml:space="preserve">) </w:t>
      </w:r>
      <w:r>
        <w:rPr>
          <w:sz w:val="22"/>
          <w:szCs w:val="22"/>
        </w:rPr>
        <w:t>“</w:t>
      </w:r>
      <w:r w:rsidRPr="001969DC">
        <w:rPr>
          <w:sz w:val="22"/>
          <w:szCs w:val="22"/>
        </w:rPr>
        <w:t>equal</w:t>
      </w:r>
      <w:r>
        <w:rPr>
          <w:sz w:val="22"/>
          <w:szCs w:val="22"/>
        </w:rPr>
        <w:t>”</w:t>
      </w:r>
      <w:r w:rsidRPr="001969DC">
        <w:rPr>
          <w:sz w:val="22"/>
          <w:szCs w:val="22"/>
        </w:rPr>
        <w:t xml:space="preserve"> weighting</w:t>
      </w:r>
      <w:r>
        <w:rPr>
          <w:sz w:val="22"/>
          <w:szCs w:val="22"/>
        </w:rPr>
        <w:t xml:space="preserve"> a</w:t>
      </w:r>
      <w:r w:rsidRPr="001969DC">
        <w:rPr>
          <w:sz w:val="22"/>
          <w:szCs w:val="22"/>
        </w:rPr>
        <w:t>nd,</w:t>
      </w:r>
    </w:p>
    <w:p w:rsidR="00E560D2" w:rsidRPr="001969DC" w:rsidRDefault="00E560D2" w:rsidP="00E560D2">
      <w:pPr>
        <w:tabs>
          <w:tab w:val="center" w:pos="4680"/>
          <w:tab w:val="right" w:pos="9360"/>
        </w:tabs>
        <w:spacing w:line="480" w:lineRule="auto"/>
        <w:rPr>
          <w:sz w:val="22"/>
          <w:szCs w:val="22"/>
        </w:rPr>
      </w:pPr>
      <w:r>
        <w:rPr>
          <w:sz w:val="22"/>
          <w:szCs w:val="22"/>
        </w:rPr>
        <w:tab/>
      </w:r>
      <w:r w:rsidRPr="00D147A1">
        <w:rPr>
          <w:position w:val="-14"/>
          <w:sz w:val="22"/>
          <w:szCs w:val="22"/>
        </w:rPr>
        <w:object w:dxaOrig="3820" w:dyaOrig="380">
          <v:shape id="_x0000_i1037" type="#_x0000_t75" style="width:191.35pt;height:18.65pt" o:ole="">
            <v:imagedata r:id="rId33" o:title=""/>
          </v:shape>
          <o:OLEObject Type="Embed" ProgID="Equation.DSMT4" ShapeID="_x0000_i1037" DrawAspect="Content" ObjectID="_1201793160" r:id="rId34"/>
        </w:object>
      </w:r>
      <w:r w:rsidRPr="001969DC">
        <w:rPr>
          <w:sz w:val="22"/>
          <w:szCs w:val="22"/>
        </w:rPr>
        <w:tab/>
        <w:t>(3)</w:t>
      </w:r>
    </w:p>
    <w:p w:rsidR="00E560D2" w:rsidRPr="001969DC" w:rsidRDefault="00E560D2" w:rsidP="00E560D2">
      <w:pPr>
        <w:spacing w:line="480" w:lineRule="auto"/>
        <w:rPr>
          <w:sz w:val="22"/>
          <w:szCs w:val="22"/>
        </w:rPr>
      </w:pPr>
      <w:r w:rsidRPr="001969DC">
        <w:rPr>
          <w:sz w:val="22"/>
          <w:szCs w:val="22"/>
        </w:rPr>
        <w:t>or the (</w:t>
      </w:r>
      <w:r w:rsidRPr="00D147A1">
        <w:rPr>
          <w:position w:val="-10"/>
          <w:sz w:val="22"/>
          <w:szCs w:val="22"/>
        </w:rPr>
        <w:object w:dxaOrig="1060" w:dyaOrig="320">
          <v:shape id="_x0000_i1038" type="#_x0000_t75" style="width:53.35pt;height:16pt" o:ole="">
            <v:imagedata r:id="rId35" o:title=""/>
          </v:shape>
          <o:OLEObject Type="Embed" ProgID="Equation.DSMT4" ShapeID="_x0000_i1038" DrawAspect="Content" ObjectID="_1201793161" r:id="rId36"/>
        </w:object>
      </w:r>
      <w:r w:rsidRPr="001969DC">
        <w:rPr>
          <w:sz w:val="22"/>
          <w:szCs w:val="22"/>
        </w:rPr>
        <w:t xml:space="preserve">) </w:t>
      </w:r>
      <w:r>
        <w:rPr>
          <w:sz w:val="22"/>
          <w:szCs w:val="22"/>
        </w:rPr>
        <w:t>“</w:t>
      </w:r>
      <w:r w:rsidRPr="001969DC">
        <w:rPr>
          <w:sz w:val="22"/>
          <w:szCs w:val="22"/>
        </w:rPr>
        <w:t>augmented legacy</w:t>
      </w:r>
      <w:r>
        <w:rPr>
          <w:sz w:val="22"/>
          <w:szCs w:val="22"/>
        </w:rPr>
        <w:t>”</w:t>
      </w:r>
      <w:r w:rsidRPr="001969DC">
        <w:rPr>
          <w:sz w:val="22"/>
          <w:szCs w:val="22"/>
        </w:rPr>
        <w:t xml:space="preserve"> weighting.</w:t>
      </w:r>
    </w:p>
    <w:p w:rsidR="00E560D2" w:rsidRPr="001969DC" w:rsidRDefault="00E560D2" w:rsidP="00E560D2">
      <w:pPr>
        <w:spacing w:line="480" w:lineRule="auto"/>
        <w:rPr>
          <w:sz w:val="22"/>
          <w:szCs w:val="22"/>
        </w:rPr>
      </w:pPr>
    </w:p>
    <w:p w:rsidR="00E560D2" w:rsidRPr="001969DC" w:rsidRDefault="00E560D2" w:rsidP="00E560D2">
      <w:pPr>
        <w:pStyle w:val="FootnoteText"/>
        <w:spacing w:line="480" w:lineRule="auto"/>
        <w:rPr>
          <w:sz w:val="22"/>
          <w:szCs w:val="22"/>
        </w:rPr>
      </w:pPr>
      <w:r w:rsidRPr="001969DC">
        <w:rPr>
          <w:sz w:val="22"/>
          <w:szCs w:val="22"/>
        </w:rPr>
        <w:t xml:space="preserve">Both of these weighting schemes have a lower bound of 2/3 relative to the initial allocation (based on </w:t>
      </w:r>
      <w:r>
        <w:rPr>
          <w:sz w:val="22"/>
          <w:szCs w:val="22"/>
        </w:rPr>
        <w:t>p</w:t>
      </w:r>
      <w:r w:rsidRPr="001969DC">
        <w:rPr>
          <w:sz w:val="22"/>
          <w:szCs w:val="22"/>
        </w:rPr>
        <w:t>ollock) and an upper bound of 4/3.</w:t>
      </w:r>
      <w:r w:rsidRPr="001969DC">
        <w:rPr>
          <w:sz w:val="22"/>
          <w:szCs w:val="22"/>
          <w:vertAlign w:val="superscript"/>
        </w:rPr>
        <w:footnoteReference w:id="5"/>
      </w:r>
      <w:r w:rsidRPr="001969DC">
        <w:rPr>
          <w:sz w:val="22"/>
          <w:szCs w:val="22"/>
        </w:rPr>
        <w:t xml:space="preserve"> This means that in both formulas (2) and (3) no vessel can lose more than 1/3 of its initial allocation or gain more than 1/3 as insurance against running out of credits in moderate to high salmon abundance years. A </w:t>
      </w:r>
      <w:r>
        <w:rPr>
          <w:sz w:val="22"/>
          <w:szCs w:val="22"/>
        </w:rPr>
        <w:t>range</w:t>
      </w:r>
      <w:r w:rsidRPr="001969DC">
        <w:rPr>
          <w:sz w:val="22"/>
          <w:szCs w:val="22"/>
        </w:rPr>
        <w:t xml:space="preserve"> of 2/3 in the </w:t>
      </w:r>
      <w:r>
        <w:rPr>
          <w:sz w:val="22"/>
          <w:szCs w:val="22"/>
        </w:rPr>
        <w:t>proportional allocation factor</w:t>
      </w:r>
      <w:r w:rsidRPr="001969DC">
        <w:rPr>
          <w:sz w:val="22"/>
          <w:szCs w:val="22"/>
        </w:rPr>
        <w:t xml:space="preserve"> is reckoned to provide sufficient motivation for the incentives to be effective, however this can be adjusted as necessary (See Appendix A for a discussion of bounds and weighting formulas). These specific bounds [</w:t>
      </w:r>
      <w:r w:rsidRPr="00D147A1">
        <w:rPr>
          <w:position w:val="-10"/>
          <w:sz w:val="22"/>
          <w:szCs w:val="22"/>
        </w:rPr>
        <w:object w:dxaOrig="740" w:dyaOrig="320">
          <v:shape id="_x0000_i1039" type="#_x0000_t75" style="width:36.65pt;height:16pt" o:ole="">
            <v:imagedata r:id="rId37" o:title=""/>
          </v:shape>
          <o:OLEObject Type="Embed" ProgID="Equation.DSMT4" ShapeID="_x0000_i1039" DrawAspect="Content" ObjectID="_1201793162" r:id="rId38"/>
        </w:object>
      </w:r>
      <w:r w:rsidRPr="001969DC">
        <w:rPr>
          <w:sz w:val="22"/>
          <w:szCs w:val="22"/>
        </w:rPr>
        <w:t>] are the lower and upper bounds recommended to industry, along with augmented legacy weighting.</w:t>
      </w:r>
    </w:p>
    <w:p w:rsidR="00E560D2" w:rsidRPr="001969DC" w:rsidRDefault="00E560D2" w:rsidP="00E560D2">
      <w:pPr>
        <w:pStyle w:val="FootnoteText"/>
        <w:spacing w:line="480" w:lineRule="auto"/>
        <w:rPr>
          <w:sz w:val="22"/>
          <w:szCs w:val="22"/>
        </w:rPr>
      </w:pPr>
    </w:p>
    <w:p w:rsidR="00E560D2" w:rsidRPr="001969DC" w:rsidRDefault="00E560D2" w:rsidP="00E560D2">
      <w:pPr>
        <w:pStyle w:val="FootnoteText"/>
        <w:spacing w:line="480" w:lineRule="auto"/>
        <w:rPr>
          <w:sz w:val="22"/>
          <w:szCs w:val="22"/>
        </w:rPr>
      </w:pPr>
      <w:r w:rsidRPr="001969DC">
        <w:rPr>
          <w:sz w:val="22"/>
          <w:szCs w:val="22"/>
        </w:rPr>
        <w:t>Most of the analyses here are based on the augmented legacy model (</w:t>
      </w:r>
      <w:r>
        <w:rPr>
          <w:sz w:val="22"/>
          <w:szCs w:val="22"/>
        </w:rPr>
        <w:t xml:space="preserve">equation </w:t>
      </w:r>
      <w:r w:rsidRPr="001969DC">
        <w:rPr>
          <w:sz w:val="22"/>
          <w:szCs w:val="22"/>
        </w:rPr>
        <w:t xml:space="preserve">3). Except for the speed of convergence (speed at which it is possible to recover from a low ranking) the results here do not differ qualitatively from </w:t>
      </w:r>
      <w:r>
        <w:rPr>
          <w:sz w:val="22"/>
          <w:szCs w:val="22"/>
        </w:rPr>
        <w:t xml:space="preserve">equation </w:t>
      </w:r>
      <w:r w:rsidRPr="001969DC">
        <w:rPr>
          <w:sz w:val="22"/>
          <w:szCs w:val="22"/>
        </w:rPr>
        <w:t xml:space="preserve">(2) (see Appendix A-5 for a discussion of convergence). Indeed, </w:t>
      </w:r>
      <w:r>
        <w:rPr>
          <w:sz w:val="22"/>
          <w:szCs w:val="22"/>
        </w:rPr>
        <w:t>equation</w:t>
      </w:r>
      <w:r w:rsidRPr="001969DC">
        <w:rPr>
          <w:sz w:val="22"/>
          <w:szCs w:val="22"/>
        </w:rPr>
        <w:t xml:space="preserve"> (3) may be preferable in some cases as discussed below. In particular, a higher weight given to the legacy component is a way to minimize the random effects of sampling error in bycatch rates (bad luck encounters) and emphasize the consistent intentional behavioral component of variation in ITEC allocations among vessels. Because the year-to-year changes are smaller, vessels must do consistently well (i.e.</w:t>
      </w:r>
      <w:r>
        <w:rPr>
          <w:sz w:val="22"/>
          <w:szCs w:val="22"/>
        </w:rPr>
        <w:t>,</w:t>
      </w:r>
      <w:r w:rsidRPr="001969DC">
        <w:rPr>
          <w:sz w:val="22"/>
          <w:szCs w:val="22"/>
        </w:rPr>
        <w:t xml:space="preserve"> lower bycatch) in order to obtain the maximum possible increase in ITEC allocation. Similarly, vessels which initially have high bycatch are given more opportunities to improve over time. That is, a larger </w:t>
      </w:r>
      <w:r w:rsidRPr="00D147A1">
        <w:rPr>
          <w:i/>
          <w:sz w:val="22"/>
          <w:szCs w:val="22"/>
        </w:rPr>
        <w:t>β</w:t>
      </w:r>
      <w:r w:rsidRPr="001969DC">
        <w:rPr>
          <w:sz w:val="22"/>
          <w:szCs w:val="22"/>
        </w:rPr>
        <w:t xml:space="preserve"> in eq</w:t>
      </w:r>
      <w:r>
        <w:rPr>
          <w:sz w:val="22"/>
          <w:szCs w:val="22"/>
        </w:rPr>
        <w:t>uation</w:t>
      </w:r>
      <w:r w:rsidRPr="001969DC">
        <w:rPr>
          <w:sz w:val="22"/>
          <w:szCs w:val="22"/>
        </w:rPr>
        <w:t xml:space="preserve"> (1) helps to sort out the behavioral component from the chance component in determining relative seasonal ITEC allocations (penalties and rewards). However, the smaller value for </w:t>
      </w:r>
      <w:r w:rsidRPr="00D147A1">
        <w:rPr>
          <w:i/>
          <w:sz w:val="22"/>
          <w:szCs w:val="22"/>
        </w:rPr>
        <w:t>γ</w:t>
      </w:r>
      <w:r w:rsidRPr="001969DC">
        <w:rPr>
          <w:sz w:val="22"/>
          <w:szCs w:val="22"/>
        </w:rPr>
        <w:t xml:space="preserve"> creates less yearly incentive to reduce bycatch, as the changes in proportional allocation factor will be smaller. One must balance these two factors in arriving at a final model. As a starting point we suggest the augmented legacy weighting [</w:t>
      </w:r>
      <w:r w:rsidRPr="00D147A1">
        <w:rPr>
          <w:position w:val="-10"/>
          <w:sz w:val="22"/>
          <w:szCs w:val="22"/>
        </w:rPr>
        <w:object w:dxaOrig="1060" w:dyaOrig="320">
          <v:shape id="_x0000_i1040" type="#_x0000_t75" style="width:53.35pt;height:16pt" o:ole="">
            <v:imagedata r:id="rId39" o:title=""/>
          </v:shape>
          <o:OLEObject Type="Embed" ProgID="Equation.DSMT4" ShapeID="_x0000_i1040" DrawAspect="Content" ObjectID="_1201793163" r:id="rId40"/>
        </w:object>
      </w:r>
      <w:r w:rsidRPr="001969DC">
        <w:rPr>
          <w:sz w:val="22"/>
          <w:szCs w:val="22"/>
        </w:rPr>
        <w:t>], and unless otherwise stated, this weighting will be used in our analysis.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Again, it is assumed that these allocation factors are computed separately for each season and that there is100% carry forward of remainder credits from the A-season to the B-season. In practice, a running tab will be kept to let each vessel know in real-time where it stands with respect to the </w:t>
      </w:r>
      <w:r>
        <w:rPr>
          <w:sz w:val="22"/>
          <w:szCs w:val="22"/>
        </w:rPr>
        <w:t>“</w:t>
      </w:r>
      <w:r w:rsidRPr="001969DC">
        <w:rPr>
          <w:sz w:val="22"/>
          <w:szCs w:val="22"/>
        </w:rPr>
        <w:t>expectation</w:t>
      </w:r>
      <w:r>
        <w:rPr>
          <w:sz w:val="22"/>
          <w:szCs w:val="22"/>
        </w:rPr>
        <w:t>”</w:t>
      </w:r>
      <w:r w:rsidRPr="001969DC">
        <w:rPr>
          <w:sz w:val="22"/>
          <w:szCs w:val="22"/>
        </w:rPr>
        <w:t xml:space="preserve"> of next year's relative allocation. This way there are no surprises, and people will be informed and better motivated. Each vessel can know where it stands </w:t>
      </w:r>
      <w:r>
        <w:rPr>
          <w:sz w:val="22"/>
          <w:szCs w:val="22"/>
        </w:rPr>
        <w:t>“</w:t>
      </w:r>
      <w:r w:rsidRPr="001969DC">
        <w:rPr>
          <w:sz w:val="22"/>
          <w:szCs w:val="22"/>
        </w:rPr>
        <w:t>on the fly</w:t>
      </w:r>
      <w:r>
        <w:rPr>
          <w:sz w:val="22"/>
          <w:szCs w:val="22"/>
        </w:rPr>
        <w:t>”</w:t>
      </w:r>
      <w:r w:rsidRPr="001969DC">
        <w:rPr>
          <w:sz w:val="22"/>
          <w:szCs w:val="22"/>
        </w:rPr>
        <w:t xml:space="preserve"> relative to the sector (presumably only the data on fleet-wide bycatch will be available to each vessel, with individual vessel performance remaining private information). It is worth noting that privacy is not essential here.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incentives created by the asymptotic behavior of the Legacy Allocation model provide continual incentive to reduce bycatch and promote consistent good behavior. Thus, </w:t>
      </w:r>
      <w:r w:rsidRPr="00D147A1">
        <w:rPr>
          <w:sz w:val="22"/>
          <w:szCs w:val="22"/>
        </w:rPr>
        <w:t>if a vessel is near the top of the pack, then it will remain near the top of the pack only if it consistently continues to perform well relative to the fleet. If a vessel at the top of the pack has an average year (middle of the pack), it will lose some credits in the subsequent reallocation. It is not possible for vessels to slack off and maintain an augmented ITEC allocation. Incentives are always present (from year 1 onwards). This also means t</w:t>
      </w:r>
      <w:r w:rsidRPr="001969DC">
        <w:rPr>
          <w:sz w:val="22"/>
          <w:szCs w:val="22"/>
        </w:rPr>
        <w:t>hat there is consistent vessel-level incentive for improvement</w:t>
      </w:r>
      <w:r>
        <w:rPr>
          <w:sz w:val="22"/>
          <w:szCs w:val="22"/>
        </w:rPr>
        <w:t xml:space="preserve">—because </w:t>
      </w:r>
      <w:r w:rsidRPr="001969DC">
        <w:rPr>
          <w:sz w:val="22"/>
          <w:szCs w:val="22"/>
        </w:rPr>
        <w:t>credits are transferred from vessels with high bycatch rates to cleaner vessels</w:t>
      </w:r>
      <w:r>
        <w:rPr>
          <w:sz w:val="22"/>
          <w:szCs w:val="22"/>
        </w:rPr>
        <w:t xml:space="preserve"> through reallocation</w:t>
      </w:r>
      <w:r w:rsidRPr="001969DC">
        <w:rPr>
          <w:sz w:val="22"/>
          <w:szCs w:val="22"/>
        </w:rPr>
        <w:t>, the bycatch rates for the fleet as a whole continu</w:t>
      </w:r>
      <w:r>
        <w:rPr>
          <w:sz w:val="22"/>
          <w:szCs w:val="22"/>
        </w:rPr>
        <w:t>ously</w:t>
      </w:r>
      <w:r w:rsidRPr="001969DC">
        <w:rPr>
          <w:sz w:val="22"/>
          <w:szCs w:val="22"/>
        </w:rPr>
        <w:t xml:space="preserve"> </w:t>
      </w:r>
      <w:r>
        <w:rPr>
          <w:sz w:val="22"/>
          <w:szCs w:val="22"/>
        </w:rPr>
        <w:t>ameliorate</w:t>
      </w:r>
      <w:r w:rsidRPr="001969DC">
        <w:rPr>
          <w:sz w:val="22"/>
          <w:szCs w:val="22"/>
        </w:rPr>
        <w:t xml:space="preserve">.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Conversely, if a vessel is at the bottom of the </w:t>
      </w:r>
      <w:r>
        <w:rPr>
          <w:sz w:val="22"/>
          <w:szCs w:val="22"/>
        </w:rPr>
        <w:t>pack</w:t>
      </w:r>
      <w:r w:rsidRPr="001969DC">
        <w:rPr>
          <w:sz w:val="22"/>
          <w:szCs w:val="22"/>
        </w:rPr>
        <w:t xml:space="preserve"> in terms of bycatch avoidance, it will remain there only if it stays at the bottom relative to other vessels in each year. It can dig out of this hole by consistently moving its behavior closer to the mean. The constant competition and a cumulative record of how competitive you are will </w:t>
      </w:r>
      <w:r>
        <w:rPr>
          <w:sz w:val="22"/>
          <w:szCs w:val="22"/>
        </w:rPr>
        <w:t xml:space="preserve">stimulate a steady decline in the </w:t>
      </w:r>
      <w:r w:rsidRPr="001969DC">
        <w:rPr>
          <w:sz w:val="22"/>
          <w:szCs w:val="22"/>
        </w:rPr>
        <w:t xml:space="preserve">industry </w:t>
      </w:r>
      <w:r>
        <w:rPr>
          <w:sz w:val="22"/>
          <w:szCs w:val="22"/>
        </w:rPr>
        <w:t>average</w:t>
      </w:r>
      <w:r w:rsidRPr="001969DC">
        <w:rPr>
          <w:sz w:val="22"/>
          <w:szCs w:val="22"/>
        </w:rPr>
        <w:t xml:space="preserve"> bycatch rate.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Because of the large variability in Chinook salmon abundance, even vessels at the asymptotic lower limit of ITEC allocation may not be forced to forego </w:t>
      </w:r>
      <w:r>
        <w:rPr>
          <w:sz w:val="22"/>
          <w:szCs w:val="22"/>
        </w:rPr>
        <w:t>p</w:t>
      </w:r>
      <w:r w:rsidRPr="001969DC">
        <w:rPr>
          <w:sz w:val="22"/>
          <w:szCs w:val="22"/>
        </w:rPr>
        <w:t xml:space="preserve">ollock harvest every year. However, this should </w:t>
      </w:r>
      <w:r w:rsidRPr="000F6043">
        <w:rPr>
          <w:sz w:val="22"/>
          <w:szCs w:val="22"/>
        </w:rPr>
        <w:t xml:space="preserve">not </w:t>
      </w:r>
      <w:r w:rsidRPr="001969DC">
        <w:rPr>
          <w:sz w:val="22"/>
          <w:szCs w:val="22"/>
        </w:rPr>
        <w:t xml:space="preserve">be viewed as a flaw in the legacy plan. These vessels will likely lose a large amount of potential revenue in mid- and high-encounter years. During these times, trading of credits will be scarce, so these vessels will be unable to simply purchase more credits to continue fishing </w:t>
      </w:r>
      <w:r>
        <w:rPr>
          <w:sz w:val="22"/>
          <w:szCs w:val="22"/>
        </w:rPr>
        <w:t>p</w:t>
      </w:r>
      <w:r w:rsidRPr="001969DC">
        <w:rPr>
          <w:sz w:val="22"/>
          <w:szCs w:val="22"/>
        </w:rPr>
        <w:t xml:space="preserve">ollock. The only reasonable </w:t>
      </w:r>
      <w:r>
        <w:rPr>
          <w:sz w:val="22"/>
          <w:szCs w:val="22"/>
        </w:rPr>
        <w:t>options</w:t>
      </w:r>
      <w:r w:rsidRPr="001969DC">
        <w:rPr>
          <w:sz w:val="22"/>
          <w:szCs w:val="22"/>
        </w:rPr>
        <w:t xml:space="preserve"> for these vessels (to avoid revenue losses) </w:t>
      </w:r>
      <w:r>
        <w:rPr>
          <w:sz w:val="22"/>
          <w:szCs w:val="22"/>
        </w:rPr>
        <w:t>are</w:t>
      </w:r>
      <w:r w:rsidRPr="001969DC">
        <w:rPr>
          <w:sz w:val="22"/>
          <w:szCs w:val="22"/>
        </w:rPr>
        <w:t xml:space="preserve"> to improve </w:t>
      </w:r>
      <w:r>
        <w:rPr>
          <w:sz w:val="22"/>
          <w:szCs w:val="22"/>
        </w:rPr>
        <w:t>their</w:t>
      </w:r>
      <w:r w:rsidRPr="001969DC">
        <w:rPr>
          <w:sz w:val="22"/>
          <w:szCs w:val="22"/>
        </w:rPr>
        <w:t xml:space="preserve"> allocation by reducing </w:t>
      </w:r>
      <w:r>
        <w:rPr>
          <w:sz w:val="22"/>
          <w:szCs w:val="22"/>
        </w:rPr>
        <w:t xml:space="preserve">their </w:t>
      </w:r>
      <w:r w:rsidRPr="001969DC">
        <w:rPr>
          <w:sz w:val="22"/>
          <w:szCs w:val="22"/>
        </w:rPr>
        <w:t>bycatch rates</w:t>
      </w:r>
      <w:r>
        <w:rPr>
          <w:sz w:val="22"/>
          <w:szCs w:val="22"/>
        </w:rPr>
        <w:t xml:space="preserve"> or to sell their pollock shares (AFA allocation) and associated ITEC to a cleaner vessel</w:t>
      </w:r>
      <w:r w:rsidRPr="001969DC">
        <w:rPr>
          <w:sz w:val="22"/>
          <w:szCs w:val="22"/>
        </w:rPr>
        <w:t>. Due to the nature of the plan, this can be accomplished even with small changes in bycatch rates: such a vessel would not need to reduce bycatch dramatically to see improvements in ITEC allocation (but larger reductions in bycatch would result in larger increases in ITEC allocation). Thus, these vessels are incentivized to reduce bycatch in all years, even when their allocations may not be binding.</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Another option to deal with the worst offenders is to consider some sort of special rule (see Appendix D-2), which might prohibit vessels that are the worst offenders in consecutive years from purchasing any credits. These rules may provide additional incentives for vessels that may be initially unresponsive to the incentives laid out in the legacy plan.</w:t>
      </w:r>
    </w:p>
    <w:p w:rsidR="00E560D2" w:rsidRPr="001969DC" w:rsidRDefault="00E560D2" w:rsidP="00E560D2">
      <w:pPr>
        <w:spacing w:line="480" w:lineRule="auto"/>
        <w:rPr>
          <w:sz w:val="22"/>
          <w:szCs w:val="22"/>
        </w:rPr>
      </w:pPr>
    </w:p>
    <w:p w:rsidR="00E560D2" w:rsidRPr="008719DC" w:rsidRDefault="00E560D2" w:rsidP="00E560D2">
      <w:pPr>
        <w:spacing w:line="480" w:lineRule="auto"/>
        <w:outlineLvl w:val="0"/>
        <w:rPr>
          <w:i/>
          <w:sz w:val="22"/>
          <w:szCs w:val="22"/>
        </w:rPr>
      </w:pPr>
      <w:r w:rsidRPr="00B37D3F">
        <w:rPr>
          <w:b/>
          <w:i/>
          <w:sz w:val="22"/>
          <w:szCs w:val="22"/>
        </w:rPr>
        <w:t>A “False Legacy” Model</w:t>
      </w:r>
      <w:r w:rsidRPr="008719DC">
        <w:rPr>
          <w:i/>
          <w:sz w:val="22"/>
          <w:szCs w:val="22"/>
        </w:rPr>
        <w:t>:</w:t>
      </w:r>
    </w:p>
    <w:p w:rsidR="00E560D2" w:rsidRPr="001969DC" w:rsidRDefault="00E560D2" w:rsidP="00E560D2">
      <w:pPr>
        <w:spacing w:line="480" w:lineRule="auto"/>
        <w:rPr>
          <w:sz w:val="22"/>
          <w:szCs w:val="22"/>
        </w:rPr>
      </w:pPr>
      <w:r w:rsidRPr="001969DC">
        <w:rPr>
          <w:sz w:val="22"/>
          <w:szCs w:val="22"/>
        </w:rPr>
        <w:t xml:space="preserve">To further clarify how Legacy allocation works it is </w:t>
      </w:r>
      <w:r>
        <w:rPr>
          <w:sz w:val="22"/>
          <w:szCs w:val="22"/>
        </w:rPr>
        <w:t>useful</w:t>
      </w:r>
      <w:r w:rsidRPr="001969DC">
        <w:rPr>
          <w:sz w:val="22"/>
          <w:szCs w:val="22"/>
        </w:rPr>
        <w:t xml:space="preserve"> to consider a degenerate case of the general Legacy Allocation formula</w:t>
      </w:r>
      <w:r>
        <w:rPr>
          <w:sz w:val="22"/>
          <w:szCs w:val="22"/>
        </w:rPr>
        <w:t>,</w:t>
      </w:r>
      <w:r w:rsidRPr="001969DC">
        <w:rPr>
          <w:sz w:val="22"/>
          <w:szCs w:val="22"/>
        </w:rPr>
        <w:t xml:space="preserve"> </w:t>
      </w:r>
      <w:r>
        <w:rPr>
          <w:sz w:val="22"/>
          <w:szCs w:val="22"/>
        </w:rPr>
        <w:t xml:space="preserve">equation </w:t>
      </w:r>
      <w:r w:rsidRPr="001969DC">
        <w:rPr>
          <w:sz w:val="22"/>
          <w:szCs w:val="22"/>
        </w:rPr>
        <w:t xml:space="preserve">1, </w:t>
      </w:r>
      <w:r>
        <w:rPr>
          <w:sz w:val="22"/>
          <w:szCs w:val="22"/>
        </w:rPr>
        <w:t xml:space="preserve">that occurs </w:t>
      </w:r>
      <w:r w:rsidRPr="001969DC">
        <w:rPr>
          <w:sz w:val="22"/>
          <w:szCs w:val="22"/>
        </w:rPr>
        <w:t xml:space="preserve">when </w:t>
      </w:r>
      <w:r w:rsidRPr="00BB42E3">
        <w:rPr>
          <w:position w:val="-6"/>
          <w:sz w:val="22"/>
          <w:szCs w:val="22"/>
        </w:rPr>
        <w:object w:dxaOrig="560" w:dyaOrig="260">
          <v:shape id="_x0000_i1041" type="#_x0000_t75" style="width:28pt;height:12.65pt" o:ole="">
            <v:imagedata r:id="rId41" o:title=""/>
          </v:shape>
          <o:OLEObject Type="Embed" ProgID="Equation.DSMT4" ShapeID="_x0000_i1041" DrawAspect="Content" ObjectID="_1201793164" r:id="rId42"/>
        </w:object>
      </w:r>
      <w:r w:rsidRPr="001969DC">
        <w:rPr>
          <w:sz w:val="22"/>
          <w:szCs w:val="22"/>
        </w:rPr>
        <w:t xml:space="preserve"> and </w:t>
      </w:r>
      <w:r w:rsidRPr="00BB42E3">
        <w:rPr>
          <w:position w:val="-10"/>
          <w:sz w:val="22"/>
          <w:szCs w:val="22"/>
        </w:rPr>
        <w:object w:dxaOrig="880" w:dyaOrig="300">
          <v:shape id="_x0000_i1042" type="#_x0000_t75" style="width:44pt;height:15.35pt" o:ole="">
            <v:imagedata r:id="rId43" o:title=""/>
          </v:shape>
          <o:OLEObject Type="Embed" ProgID="Equation.DSMT4" ShapeID="_x0000_i1042" DrawAspect="Content" ObjectID="_1201793165" r:id="rId44"/>
        </w:object>
      </w:r>
      <w:r w:rsidRPr="001969DC">
        <w:rPr>
          <w:sz w:val="22"/>
          <w:szCs w:val="22"/>
        </w:rPr>
        <w:t>, which no longer has the desired legacy behavior:</w:t>
      </w:r>
    </w:p>
    <w:p w:rsidR="00E560D2" w:rsidRPr="001969DC" w:rsidRDefault="00E560D2" w:rsidP="00E560D2">
      <w:pPr>
        <w:tabs>
          <w:tab w:val="center" w:pos="4680"/>
          <w:tab w:val="right" w:pos="9360"/>
        </w:tabs>
        <w:spacing w:line="480" w:lineRule="auto"/>
        <w:rPr>
          <w:sz w:val="22"/>
          <w:szCs w:val="22"/>
        </w:rPr>
      </w:pPr>
      <w:r>
        <w:rPr>
          <w:sz w:val="22"/>
          <w:szCs w:val="22"/>
        </w:rPr>
        <w:tab/>
      </w:r>
      <w:r w:rsidRPr="00BB42E3">
        <w:rPr>
          <w:position w:val="-14"/>
          <w:sz w:val="22"/>
          <w:szCs w:val="22"/>
        </w:rPr>
        <w:object w:dxaOrig="2240" w:dyaOrig="360">
          <v:shape id="_x0000_i1043" type="#_x0000_t75" style="width:112pt;height:18pt" o:ole="">
            <v:imagedata r:id="rId45" o:title=""/>
          </v:shape>
          <o:OLEObject Type="Embed" ProgID="Equation.DSMT4" ShapeID="_x0000_i1043" DrawAspect="Content" ObjectID="_1201793166" r:id="rId46"/>
        </w:object>
      </w:r>
      <w:r w:rsidRPr="001969DC">
        <w:rPr>
          <w:sz w:val="22"/>
          <w:szCs w:val="22"/>
        </w:rPr>
        <w:tab/>
        <w:t>(4)</w:t>
      </w:r>
    </w:p>
    <w:p w:rsidR="00E560D2" w:rsidRPr="001969DC" w:rsidRDefault="00E560D2" w:rsidP="00E560D2">
      <w:pPr>
        <w:spacing w:line="480" w:lineRule="auto"/>
        <w:rPr>
          <w:sz w:val="22"/>
          <w:szCs w:val="22"/>
        </w:rPr>
      </w:pPr>
      <w:r w:rsidRPr="001969DC">
        <w:rPr>
          <w:sz w:val="22"/>
          <w:szCs w:val="22"/>
        </w:rPr>
        <w:t xml:space="preserve">Here the relative legacy-term weight is adjusted via the bycatch function, </w:t>
      </w:r>
      <w:r w:rsidRPr="00BB42E3">
        <w:rPr>
          <w:i/>
          <w:sz w:val="22"/>
          <w:szCs w:val="22"/>
        </w:rPr>
        <w:t>Q</w:t>
      </w:r>
      <w:r w:rsidRPr="001969DC">
        <w:rPr>
          <w:sz w:val="22"/>
          <w:szCs w:val="22"/>
        </w:rPr>
        <w:t xml:space="preserve">, which will have a different form than discussed above. </w:t>
      </w:r>
      <w:r>
        <w:rPr>
          <w:sz w:val="22"/>
          <w:szCs w:val="22"/>
        </w:rPr>
        <w:t>Equation</w:t>
      </w:r>
      <w:r w:rsidRPr="001969DC">
        <w:rPr>
          <w:sz w:val="22"/>
          <w:szCs w:val="22"/>
        </w:rPr>
        <w:t xml:space="preserve"> (4) describes a simple random walk where the proportional allocation factor </w:t>
      </w:r>
      <w:r w:rsidRPr="00BB42E3">
        <w:rPr>
          <w:i/>
          <w:sz w:val="22"/>
          <w:szCs w:val="22"/>
        </w:rPr>
        <w:t>P</w:t>
      </w:r>
      <w:r w:rsidRPr="00BB42E3">
        <w:rPr>
          <w:i/>
          <w:sz w:val="22"/>
          <w:szCs w:val="22"/>
          <w:vertAlign w:val="subscript"/>
        </w:rPr>
        <w:t>y</w:t>
      </w:r>
      <w:r w:rsidRPr="001969DC">
        <w:rPr>
          <w:sz w:val="22"/>
          <w:szCs w:val="22"/>
        </w:rPr>
        <w:t xml:space="preserve"> , depends only on the last value </w:t>
      </w:r>
      <w:r w:rsidRPr="00BB42E3">
        <w:rPr>
          <w:i/>
          <w:sz w:val="22"/>
          <w:szCs w:val="22"/>
        </w:rPr>
        <w:t>P</w:t>
      </w:r>
      <w:r w:rsidRPr="00BB42E3">
        <w:rPr>
          <w:i/>
          <w:sz w:val="22"/>
          <w:szCs w:val="22"/>
          <w:vertAlign w:val="subscript"/>
        </w:rPr>
        <w:t>y-1</w:t>
      </w:r>
      <w:r w:rsidRPr="001969DC">
        <w:rPr>
          <w:sz w:val="22"/>
          <w:szCs w:val="22"/>
        </w:rPr>
        <w:t xml:space="preserve"> , and the bycatch term, </w:t>
      </w:r>
      <w:r w:rsidRPr="00BB42E3">
        <w:rPr>
          <w:i/>
          <w:sz w:val="22"/>
          <w:szCs w:val="22"/>
        </w:rPr>
        <w:t>Q</w:t>
      </w:r>
      <w:r>
        <w:rPr>
          <w:sz w:val="22"/>
          <w:szCs w:val="22"/>
        </w:rPr>
        <w:t xml:space="preserve">, which is simply </w:t>
      </w:r>
      <w:r w:rsidRPr="001969DC">
        <w:rPr>
          <w:sz w:val="22"/>
          <w:szCs w:val="22"/>
        </w:rPr>
        <w:t>a random variable. Unfortunately, this simple random walk formula for credits allocations no longer has the desirable property of asymptotic bounds, and it can increase or decrease indefinitely (</w:t>
      </w:r>
      <w:r>
        <w:rPr>
          <w:sz w:val="22"/>
          <w:szCs w:val="22"/>
        </w:rPr>
        <w:t xml:space="preserve">and even </w:t>
      </w:r>
      <w:r w:rsidRPr="001969DC">
        <w:rPr>
          <w:sz w:val="22"/>
          <w:szCs w:val="22"/>
        </w:rPr>
        <w:t xml:space="preserve">go negative). However one can implement an </w:t>
      </w:r>
      <w:r w:rsidRPr="001969DC">
        <w:rPr>
          <w:i/>
          <w:sz w:val="22"/>
          <w:szCs w:val="22"/>
        </w:rPr>
        <w:t>ad-ho</w:t>
      </w:r>
      <w:r w:rsidRPr="001969DC">
        <w:rPr>
          <w:sz w:val="22"/>
          <w:szCs w:val="22"/>
        </w:rPr>
        <w:t xml:space="preserve">c patch to this problem by setting arbitrary limits on </w:t>
      </w:r>
      <w:r w:rsidRPr="001B2E8B">
        <w:rPr>
          <w:i/>
          <w:sz w:val="22"/>
          <w:szCs w:val="22"/>
        </w:rPr>
        <w:t>P</w:t>
      </w:r>
      <w:r w:rsidRPr="001969DC">
        <w:rPr>
          <w:sz w:val="22"/>
          <w:szCs w:val="22"/>
        </w:rPr>
        <w:t xml:space="preserve"> (e.g</w:t>
      </w:r>
      <w:r>
        <w:rPr>
          <w:sz w:val="22"/>
          <w:szCs w:val="22"/>
        </w:rPr>
        <w:t>.,</w:t>
      </w:r>
      <w:r w:rsidRPr="001969DC">
        <w:rPr>
          <w:sz w:val="22"/>
          <w:szCs w:val="22"/>
        </w:rPr>
        <w:t xml:space="preserve"> hard limits of [</w:t>
      </w:r>
      <w:r w:rsidRPr="001B2E8B">
        <w:rPr>
          <w:position w:val="-10"/>
          <w:sz w:val="22"/>
          <w:szCs w:val="22"/>
        </w:rPr>
        <w:object w:dxaOrig="740" w:dyaOrig="320">
          <v:shape id="_x0000_i1044" type="#_x0000_t75" style="width:36.65pt;height:16pt" o:ole="">
            <v:imagedata r:id="rId47" o:title=""/>
          </v:shape>
          <o:OLEObject Type="Embed" ProgID="Equation.DSMT4" ShapeID="_x0000_i1044" DrawAspect="Content" ObjectID="_1201793167" r:id="rId48"/>
        </w:object>
      </w:r>
      <w:r w:rsidRPr="001969DC">
        <w:rPr>
          <w:sz w:val="22"/>
          <w:szCs w:val="22"/>
        </w:rPr>
        <w:t>] as effective absorbing bounds to the random walk).</w:t>
      </w:r>
    </w:p>
    <w:p w:rsidR="00E560D2" w:rsidRPr="001969DC" w:rsidRDefault="00E560D2" w:rsidP="00E560D2">
      <w:pPr>
        <w:spacing w:line="480" w:lineRule="auto"/>
        <w:rPr>
          <w:sz w:val="22"/>
          <w:szCs w:val="22"/>
        </w:rPr>
      </w:pPr>
    </w:p>
    <w:p w:rsidR="00E560D2" w:rsidRPr="001969DC" w:rsidRDefault="00E560D2" w:rsidP="00E560D2">
      <w:pPr>
        <w:widowControl w:val="0"/>
        <w:autoSpaceDE w:val="0"/>
        <w:autoSpaceDN w:val="0"/>
        <w:adjustRightInd w:val="0"/>
        <w:spacing w:line="480" w:lineRule="auto"/>
        <w:rPr>
          <w:rFonts w:cs="Helvetica"/>
          <w:sz w:val="22"/>
          <w:szCs w:val="22"/>
        </w:rPr>
      </w:pPr>
      <w:r w:rsidRPr="001969DC">
        <w:rPr>
          <w:sz w:val="22"/>
          <w:szCs w:val="22"/>
        </w:rPr>
        <w:t xml:space="preserve">The cost associated with the lack of convergence to natural limits is that </w:t>
      </w:r>
      <w:r>
        <w:rPr>
          <w:sz w:val="22"/>
          <w:szCs w:val="22"/>
        </w:rPr>
        <w:t xml:space="preserve">equation </w:t>
      </w:r>
      <w:r w:rsidRPr="001969DC">
        <w:rPr>
          <w:sz w:val="22"/>
          <w:szCs w:val="22"/>
        </w:rPr>
        <w:t>(4) is not really a legacy system in</w:t>
      </w:r>
      <w:r w:rsidRPr="001969DC">
        <w:rPr>
          <w:rFonts w:cs="Helvetica"/>
          <w:sz w:val="22"/>
          <w:szCs w:val="22"/>
        </w:rPr>
        <w:t xml:space="preserve"> terms of the way incentives work, nor in terms of separating out the behavioral component from the chance component. It lacks all of the interesting strengths that make a true Legacy system work. For example, </w:t>
      </w:r>
      <w:r>
        <w:rPr>
          <w:rFonts w:cs="Helvetica"/>
          <w:sz w:val="22"/>
          <w:szCs w:val="22"/>
        </w:rPr>
        <w:t>vessels that are at the upper limit of credit allocation will remain there, even after years where their bycatch rate is merely average</w:t>
      </w:r>
      <w:r w:rsidRPr="001969DC">
        <w:rPr>
          <w:rFonts w:cs="Helvetica"/>
          <w:sz w:val="22"/>
          <w:szCs w:val="22"/>
        </w:rPr>
        <w:t>. There is no</w:t>
      </w:r>
      <w:r>
        <w:rPr>
          <w:rFonts w:cs="Helvetica"/>
          <w:sz w:val="22"/>
          <w:szCs w:val="22"/>
        </w:rPr>
        <w:t xml:space="preserve"> further</w:t>
      </w:r>
      <w:r w:rsidRPr="001969DC">
        <w:rPr>
          <w:rFonts w:cs="Helvetica"/>
          <w:sz w:val="22"/>
          <w:szCs w:val="22"/>
        </w:rPr>
        <w:t xml:space="preserve"> incentive to </w:t>
      </w:r>
      <w:r>
        <w:rPr>
          <w:rFonts w:cs="Helvetica"/>
          <w:sz w:val="22"/>
          <w:szCs w:val="22"/>
        </w:rPr>
        <w:t>improve beyond achieving the</w:t>
      </w:r>
      <w:r w:rsidRPr="001969DC">
        <w:rPr>
          <w:rFonts w:cs="Helvetica"/>
          <w:sz w:val="22"/>
          <w:szCs w:val="22"/>
        </w:rPr>
        <w:t xml:space="preserve"> average</w:t>
      </w:r>
      <w:r>
        <w:rPr>
          <w:rFonts w:cs="Helvetica"/>
          <w:sz w:val="22"/>
          <w:szCs w:val="22"/>
        </w:rPr>
        <w:t xml:space="preserve"> bycatch rate</w:t>
      </w:r>
      <w:r w:rsidRPr="001969DC">
        <w:rPr>
          <w:rFonts w:cs="Helvetica"/>
          <w:sz w:val="22"/>
          <w:szCs w:val="22"/>
        </w:rPr>
        <w:t xml:space="preserve">. Similarly, </w:t>
      </w:r>
      <w:r>
        <w:rPr>
          <w:rFonts w:cs="Helvetica"/>
          <w:sz w:val="22"/>
          <w:szCs w:val="22"/>
        </w:rPr>
        <w:t xml:space="preserve">vessels that are at the lower limit of credit allocation will not experience an increase in allocation, even if their bycatch rate </w:t>
      </w:r>
      <w:r w:rsidRPr="001969DC">
        <w:rPr>
          <w:rFonts w:cs="Helvetica"/>
          <w:sz w:val="22"/>
          <w:szCs w:val="22"/>
        </w:rPr>
        <w:t xml:space="preserve">is average (middle of the pack). </w:t>
      </w:r>
      <w:r>
        <w:rPr>
          <w:rFonts w:cs="Helvetica"/>
          <w:sz w:val="22"/>
          <w:szCs w:val="22"/>
        </w:rPr>
        <w:t>Thus t</w:t>
      </w:r>
      <w:r w:rsidRPr="001969DC">
        <w:rPr>
          <w:rFonts w:cs="Helvetica"/>
          <w:sz w:val="22"/>
          <w:szCs w:val="22"/>
        </w:rPr>
        <w:t xml:space="preserve">he realistic </w:t>
      </w:r>
      <w:r>
        <w:rPr>
          <w:rFonts w:cs="Helvetica"/>
          <w:sz w:val="22"/>
          <w:szCs w:val="22"/>
        </w:rPr>
        <w:t>strategy for “dirty” vessels is to stay “dirty”</w:t>
      </w:r>
      <w:r w:rsidRPr="001969DC">
        <w:rPr>
          <w:rFonts w:cs="Helvetica"/>
          <w:sz w:val="22"/>
          <w:szCs w:val="22"/>
        </w:rPr>
        <w:t>. In other words, once you become an A student you remain an A student even if you perform like a C student from then on, and once an F student, you remain there even if you consistently perform like a C student. A consistent C student can get rewarded in perpetuity as an A student or and F student. There is a mismatch between current actions and consequences</w:t>
      </w:r>
      <w:r>
        <w:rPr>
          <w:rFonts w:cs="Helvetica"/>
          <w:sz w:val="22"/>
          <w:szCs w:val="22"/>
        </w:rPr>
        <w:t>—i</w:t>
      </w:r>
      <w:r w:rsidRPr="001969DC">
        <w:rPr>
          <w:rFonts w:cs="Helvetica"/>
          <w:sz w:val="22"/>
          <w:szCs w:val="22"/>
        </w:rPr>
        <w:t>t is a degenerate case that will produce a distribution of allocations that is flat with spikes at either end.</w:t>
      </w:r>
      <w:r>
        <w:rPr>
          <w:rFonts w:cs="Helvetica"/>
          <w:sz w:val="22"/>
          <w:szCs w:val="22"/>
        </w:rPr>
        <w:t xml:space="preserve"> </w:t>
      </w:r>
      <w:r w:rsidRPr="001969DC">
        <w:rPr>
          <w:rFonts w:cs="Helvetica"/>
          <w:sz w:val="22"/>
          <w:szCs w:val="22"/>
        </w:rPr>
        <w:t>Asymptotic (gradual) convergence to intrinsic upper and lower bounds (e</w:t>
      </w:r>
      <w:r>
        <w:rPr>
          <w:rFonts w:cs="Helvetica"/>
          <w:sz w:val="22"/>
          <w:szCs w:val="22"/>
        </w:rPr>
        <w:t>.</w:t>
      </w:r>
      <w:r w:rsidRPr="001969DC">
        <w:rPr>
          <w:rFonts w:cs="Helvetica"/>
          <w:sz w:val="22"/>
          <w:szCs w:val="22"/>
        </w:rPr>
        <w:t>g.</w:t>
      </w:r>
      <w:r>
        <w:rPr>
          <w:rFonts w:cs="Helvetica"/>
          <w:sz w:val="22"/>
          <w:szCs w:val="22"/>
        </w:rPr>
        <w:t>,</w:t>
      </w:r>
      <w:r w:rsidRPr="001969DC">
        <w:rPr>
          <w:rFonts w:cs="Helvetica"/>
          <w:sz w:val="22"/>
          <w:szCs w:val="22"/>
        </w:rPr>
        <w:t xml:space="preserve"> </w:t>
      </w:r>
      <w:r w:rsidRPr="001B2E8B">
        <w:rPr>
          <w:rFonts w:cs="Helvetica"/>
          <w:position w:val="-10"/>
          <w:sz w:val="22"/>
          <w:szCs w:val="22"/>
        </w:rPr>
        <w:object w:dxaOrig="740" w:dyaOrig="320">
          <v:shape id="_x0000_i1045" type="#_x0000_t75" style="width:36.65pt;height:16pt" o:ole="">
            <v:imagedata r:id="rId49" o:title=""/>
          </v:shape>
          <o:OLEObject Type="Embed" ProgID="Equation.DSMT4" ShapeID="_x0000_i1045" DrawAspect="Content" ObjectID="_1201793168" r:id="rId50"/>
        </w:object>
      </w:r>
      <w:r w:rsidRPr="001969DC">
        <w:rPr>
          <w:rFonts w:cs="Helvetica"/>
          <w:sz w:val="22"/>
          <w:szCs w:val="22"/>
        </w:rPr>
        <w:t>) is essential to have sensible incentives (e</w:t>
      </w:r>
      <w:r>
        <w:rPr>
          <w:rFonts w:cs="Helvetica"/>
          <w:sz w:val="22"/>
          <w:szCs w:val="22"/>
        </w:rPr>
        <w:t>.</w:t>
      </w:r>
      <w:r w:rsidRPr="001969DC">
        <w:rPr>
          <w:rFonts w:cs="Helvetica"/>
          <w:sz w:val="22"/>
          <w:szCs w:val="22"/>
        </w:rPr>
        <w:t>g.</w:t>
      </w:r>
      <w:r>
        <w:rPr>
          <w:rFonts w:cs="Helvetica"/>
          <w:sz w:val="22"/>
          <w:szCs w:val="22"/>
        </w:rPr>
        <w:t>,</w:t>
      </w:r>
      <w:r w:rsidRPr="001969DC">
        <w:rPr>
          <w:rFonts w:cs="Helvetica"/>
          <w:sz w:val="22"/>
          <w:szCs w:val="22"/>
        </w:rPr>
        <w:t xml:space="preserve"> consistent good behavior etc).</w:t>
      </w:r>
    </w:p>
    <w:p w:rsidR="00E560D2" w:rsidRPr="001969DC" w:rsidRDefault="00E560D2" w:rsidP="00E560D2">
      <w:pPr>
        <w:spacing w:line="480" w:lineRule="auto"/>
        <w:rPr>
          <w:sz w:val="22"/>
          <w:szCs w:val="22"/>
        </w:rPr>
      </w:pPr>
    </w:p>
    <w:p w:rsidR="00E560D2" w:rsidRPr="001969DC" w:rsidRDefault="00E560D2" w:rsidP="00E560D2">
      <w:pPr>
        <w:tabs>
          <w:tab w:val="left" w:pos="1710"/>
        </w:tabs>
        <w:spacing w:line="480" w:lineRule="auto"/>
        <w:rPr>
          <w:sz w:val="22"/>
          <w:szCs w:val="22"/>
        </w:rPr>
      </w:pPr>
      <w:r w:rsidRPr="001969DC">
        <w:rPr>
          <w:sz w:val="22"/>
          <w:szCs w:val="22"/>
        </w:rPr>
        <w:t xml:space="preserve">Although </w:t>
      </w:r>
      <w:r>
        <w:rPr>
          <w:sz w:val="22"/>
          <w:szCs w:val="22"/>
        </w:rPr>
        <w:t>equation</w:t>
      </w:r>
      <w:r w:rsidRPr="001969DC">
        <w:rPr>
          <w:sz w:val="22"/>
          <w:szCs w:val="22"/>
        </w:rPr>
        <w:t xml:space="preserve"> (4) </w:t>
      </w:r>
      <w:r>
        <w:rPr>
          <w:sz w:val="22"/>
          <w:szCs w:val="22"/>
        </w:rPr>
        <w:t>lacks</w:t>
      </w:r>
      <w:r w:rsidRPr="001969DC">
        <w:rPr>
          <w:sz w:val="22"/>
          <w:szCs w:val="22"/>
        </w:rPr>
        <w:t xml:space="preserve"> the sensible cumulative incentive dynamics </w:t>
      </w:r>
      <w:r>
        <w:rPr>
          <w:sz w:val="22"/>
          <w:szCs w:val="22"/>
        </w:rPr>
        <w:t>associated with equations (2) or (3)</w:t>
      </w:r>
      <w:r w:rsidRPr="001969DC">
        <w:rPr>
          <w:sz w:val="22"/>
          <w:szCs w:val="22"/>
        </w:rPr>
        <w:t xml:space="preserve">, it </w:t>
      </w:r>
      <w:r>
        <w:rPr>
          <w:sz w:val="22"/>
          <w:szCs w:val="22"/>
        </w:rPr>
        <w:t>is not without</w:t>
      </w:r>
      <w:r w:rsidRPr="001969DC">
        <w:rPr>
          <w:sz w:val="22"/>
          <w:szCs w:val="22"/>
        </w:rPr>
        <w:t xml:space="preserve"> merit. Namely, it is easy to explain and adjust in ad-hoc ways, and is therefore likely to be useful in non-technically guided discussions about specific parameter implementations. For example, it is possible to specify a rapid linear (non-asymptotic) approach to a boundary. Thus, the limits on </w:t>
      </w:r>
      <w:r w:rsidRPr="001B2E8B">
        <w:rPr>
          <w:i/>
          <w:sz w:val="22"/>
          <w:szCs w:val="22"/>
        </w:rPr>
        <w:t>Q</w:t>
      </w:r>
      <w:r w:rsidRPr="001969DC">
        <w:rPr>
          <w:sz w:val="22"/>
          <w:szCs w:val="22"/>
        </w:rPr>
        <w:t xml:space="preserve"> could be set so that a lower-bound can be hit in </w:t>
      </w:r>
      <w:r>
        <w:rPr>
          <w:sz w:val="22"/>
          <w:szCs w:val="22"/>
        </w:rPr>
        <w:t>three</w:t>
      </w:r>
      <w:r w:rsidRPr="001969DC">
        <w:rPr>
          <w:sz w:val="22"/>
          <w:szCs w:val="22"/>
        </w:rPr>
        <w:t xml:space="preserve"> years, giving rise to a </w:t>
      </w:r>
      <w:r>
        <w:rPr>
          <w:sz w:val="22"/>
          <w:szCs w:val="22"/>
        </w:rPr>
        <w:t>“</w:t>
      </w:r>
      <w:r w:rsidRPr="001969DC">
        <w:rPr>
          <w:sz w:val="22"/>
          <w:szCs w:val="22"/>
        </w:rPr>
        <w:t>3-strikes rule</w:t>
      </w:r>
      <w:r>
        <w:rPr>
          <w:sz w:val="22"/>
          <w:szCs w:val="22"/>
        </w:rPr>
        <w:t>”</w:t>
      </w:r>
      <w:r w:rsidRPr="001969DC">
        <w:rPr>
          <w:sz w:val="22"/>
          <w:szCs w:val="22"/>
        </w:rPr>
        <w:t xml:space="preserve"> so that the consistent worst case performer hits the lower limit (e</w:t>
      </w:r>
      <w:r>
        <w:rPr>
          <w:sz w:val="22"/>
          <w:szCs w:val="22"/>
        </w:rPr>
        <w:t>.</w:t>
      </w:r>
      <w:r w:rsidRPr="001969DC">
        <w:rPr>
          <w:sz w:val="22"/>
          <w:szCs w:val="22"/>
        </w:rPr>
        <w:t>g.</w:t>
      </w:r>
      <w:r>
        <w:rPr>
          <w:sz w:val="22"/>
          <w:szCs w:val="22"/>
        </w:rPr>
        <w:t>,</w:t>
      </w:r>
      <w:r w:rsidRPr="001969DC">
        <w:rPr>
          <w:sz w:val="22"/>
          <w:szCs w:val="22"/>
        </w:rPr>
        <w:t xml:space="preserve"> </w:t>
      </w:r>
      <w:r w:rsidRPr="001B2E8B">
        <w:rPr>
          <w:position w:val="-10"/>
          <w:sz w:val="22"/>
          <w:szCs w:val="22"/>
        </w:rPr>
        <w:object w:dxaOrig="740" w:dyaOrig="320">
          <v:shape id="_x0000_i1046" type="#_x0000_t75" style="width:36.65pt;height:16pt" o:ole="">
            <v:imagedata r:id="rId51" o:title=""/>
          </v:shape>
          <o:OLEObject Type="Embed" ProgID="Equation.DSMT4" ShapeID="_x0000_i1046" DrawAspect="Content" ObjectID="_1201793169" r:id="rId52"/>
        </w:object>
      </w:r>
      <w:r w:rsidRPr="001969DC">
        <w:rPr>
          <w:sz w:val="22"/>
          <w:szCs w:val="22"/>
        </w:rPr>
        <w:t xml:space="preserve">) in 3 years starting from the initial allocation. Here, the penalty for being the worst performing vessel is equal for all 3 years (e.g., </w:t>
      </w:r>
      <w:r w:rsidRPr="001B2E8B">
        <w:rPr>
          <w:position w:val="-6"/>
          <w:sz w:val="22"/>
          <w:szCs w:val="22"/>
        </w:rPr>
        <w:object w:dxaOrig="780" w:dyaOrig="260">
          <v:shape id="_x0000_i1047" type="#_x0000_t75" style="width:39.35pt;height:12.65pt" o:ole="">
            <v:imagedata r:id="rId53" o:title=""/>
          </v:shape>
          <o:OLEObject Type="Embed" ProgID="Equation.DSMT4" ShapeID="_x0000_i1047" DrawAspect="Content" ObjectID="_1201793170" r:id="rId54"/>
        </w:object>
      </w:r>
      <w:r w:rsidRPr="001969DC">
        <w:rPr>
          <w:sz w:val="22"/>
          <w:szCs w:val="22"/>
        </w:rPr>
        <w:t xml:space="preserve">) rather than in progressively smaller increments </w:t>
      </w:r>
      <w:commentRangeStart w:id="364"/>
      <w:r w:rsidRPr="001969DC">
        <w:rPr>
          <w:sz w:val="22"/>
          <w:szCs w:val="22"/>
        </w:rPr>
        <w:t xml:space="preserve">(see </w:t>
      </w:r>
      <w:del w:id="365" w:author="hye" w:date="2010-02-17T05:29:00Z">
        <w:r w:rsidRPr="001969DC" w:rsidDel="00411118">
          <w:rPr>
            <w:sz w:val="22"/>
            <w:szCs w:val="22"/>
          </w:rPr>
          <w:delText>Figures A-5 and A-6</w:delText>
        </w:r>
      </w:del>
      <w:ins w:id="366" w:author="hye" w:date="2010-02-17T05:29:00Z">
        <w:r w:rsidR="00411118">
          <w:rPr>
            <w:sz w:val="22"/>
            <w:szCs w:val="22"/>
          </w:rPr>
          <w:t>Appendix A for details</w:t>
        </w:r>
      </w:ins>
      <w:r w:rsidRPr="001969DC">
        <w:rPr>
          <w:sz w:val="22"/>
          <w:szCs w:val="22"/>
        </w:rPr>
        <w:t>) as the vessel approaches the lower-bound in the more general case (e.g.</w:t>
      </w:r>
      <w:r>
        <w:rPr>
          <w:sz w:val="22"/>
          <w:szCs w:val="22"/>
        </w:rPr>
        <w:t>,</w:t>
      </w:r>
      <w:r w:rsidRPr="001969DC">
        <w:rPr>
          <w:sz w:val="22"/>
          <w:szCs w:val="22"/>
        </w:rPr>
        <w:t xml:space="preserve"> eq</w:t>
      </w:r>
      <w:r>
        <w:rPr>
          <w:sz w:val="22"/>
          <w:szCs w:val="22"/>
        </w:rPr>
        <w:t>uation</w:t>
      </w:r>
      <w:r w:rsidRPr="001969DC">
        <w:rPr>
          <w:sz w:val="22"/>
          <w:szCs w:val="22"/>
        </w:rPr>
        <w:t xml:space="preserve"> 2). </w:t>
      </w:r>
      <w:del w:id="367" w:author="hye" w:date="2010-02-17T05:29:00Z">
        <w:r w:rsidRPr="001969DC" w:rsidDel="00411118">
          <w:rPr>
            <w:sz w:val="22"/>
            <w:szCs w:val="22"/>
          </w:rPr>
          <w:delText>Yet as seen in the Appendix (section A, Figures A-5 and A-6)</w:delText>
        </w:r>
        <w:r w:rsidDel="00411118">
          <w:rPr>
            <w:sz w:val="22"/>
            <w:szCs w:val="22"/>
          </w:rPr>
          <w:delText>,</w:delText>
        </w:r>
        <w:r w:rsidRPr="001969DC" w:rsidDel="00411118">
          <w:rPr>
            <w:sz w:val="22"/>
            <w:szCs w:val="22"/>
          </w:rPr>
          <w:delText xml:space="preserve"> </w:delText>
        </w:r>
      </w:del>
      <w:ins w:id="368" w:author="hye" w:date="2010-02-17T05:29:00Z">
        <w:r w:rsidR="00411118">
          <w:rPr>
            <w:sz w:val="22"/>
            <w:szCs w:val="22"/>
          </w:rPr>
          <w:t xml:space="preserve">However, </w:t>
        </w:r>
      </w:ins>
      <w:r w:rsidRPr="001969DC">
        <w:rPr>
          <w:sz w:val="22"/>
          <w:szCs w:val="22"/>
        </w:rPr>
        <w:t>the differences in convergence behavior between this alternative and the true Legacy alternatives can be small; so although it is not a viable incentive system, it may be useful in sharpening discussion.</w:t>
      </w:r>
      <w:commentRangeEnd w:id="364"/>
      <w:r w:rsidR="00411118">
        <w:rPr>
          <w:rStyle w:val="CommentReference"/>
        </w:rPr>
        <w:commentReference w:id="364"/>
      </w:r>
    </w:p>
    <w:p w:rsidR="00E560D2" w:rsidRPr="001969DC" w:rsidRDefault="00E560D2" w:rsidP="00E560D2">
      <w:pPr>
        <w:spacing w:line="480" w:lineRule="auto"/>
        <w:rPr>
          <w:sz w:val="22"/>
          <w:szCs w:val="22"/>
        </w:rPr>
      </w:pPr>
    </w:p>
    <w:p w:rsidR="00E560D2" w:rsidRPr="00B37D3F" w:rsidRDefault="00E560D2" w:rsidP="00E560D2">
      <w:pPr>
        <w:keepNext/>
        <w:spacing w:line="480" w:lineRule="auto"/>
        <w:rPr>
          <w:b/>
          <w:i/>
          <w:sz w:val="22"/>
          <w:szCs w:val="22"/>
        </w:rPr>
      </w:pPr>
      <w:r w:rsidRPr="00B37D3F">
        <w:rPr>
          <w:b/>
          <w:i/>
          <w:sz w:val="22"/>
          <w:szCs w:val="22"/>
        </w:rPr>
        <w:t>Scaling for Vessel Size to Place Small Independent Vessels on a level Playing Ground with Large Vessels and Firms</w:t>
      </w:r>
    </w:p>
    <w:p w:rsidR="00E560D2" w:rsidRDefault="00E560D2" w:rsidP="00E560D2">
      <w:pPr>
        <w:spacing w:line="480" w:lineRule="auto"/>
        <w:rPr>
          <w:sz w:val="22"/>
          <w:szCs w:val="22"/>
        </w:rPr>
      </w:pPr>
      <w:r w:rsidRPr="001969DC">
        <w:rPr>
          <w:sz w:val="22"/>
          <w:szCs w:val="22"/>
        </w:rPr>
        <w:t>The variance in bycatch rates between vessels can be attributed</w:t>
      </w:r>
      <w:r>
        <w:rPr>
          <w:sz w:val="22"/>
          <w:szCs w:val="22"/>
        </w:rPr>
        <w:t>,</w:t>
      </w:r>
      <w:r w:rsidRPr="001969DC">
        <w:rPr>
          <w:sz w:val="22"/>
          <w:szCs w:val="22"/>
        </w:rPr>
        <w:t xml:space="preserve"> in part</w:t>
      </w:r>
      <w:r>
        <w:rPr>
          <w:sz w:val="22"/>
          <w:szCs w:val="22"/>
        </w:rPr>
        <w:t>,</w:t>
      </w:r>
      <w:r w:rsidRPr="001969DC">
        <w:rPr>
          <w:sz w:val="22"/>
          <w:szCs w:val="22"/>
        </w:rPr>
        <w:t xml:space="preserve"> to </w:t>
      </w:r>
      <w:r w:rsidRPr="001B2E8B">
        <w:rPr>
          <w:sz w:val="22"/>
          <w:szCs w:val="22"/>
        </w:rPr>
        <w:t>chance encounters</w:t>
      </w:r>
      <w:r w:rsidRPr="001969DC">
        <w:rPr>
          <w:i/>
          <w:sz w:val="22"/>
          <w:szCs w:val="22"/>
        </w:rPr>
        <w:t xml:space="preserve"> </w:t>
      </w:r>
      <w:r w:rsidRPr="001969DC">
        <w:rPr>
          <w:sz w:val="22"/>
          <w:szCs w:val="22"/>
        </w:rPr>
        <w:t xml:space="preserve">with patchy </w:t>
      </w:r>
      <w:r>
        <w:rPr>
          <w:sz w:val="22"/>
          <w:szCs w:val="22"/>
        </w:rPr>
        <w:t xml:space="preserve">dense </w:t>
      </w:r>
      <w:r w:rsidRPr="001969DC">
        <w:rPr>
          <w:sz w:val="22"/>
          <w:szCs w:val="22"/>
        </w:rPr>
        <w:t>pockets of Chinook salmon, which is related in part to sample size effects or sampling variation</w:t>
      </w:r>
      <w:r w:rsidRPr="00A47E6A">
        <w:rPr>
          <w:rStyle w:val="FootnoteReference"/>
          <w:sz w:val="22"/>
          <w:szCs w:val="22"/>
        </w:rPr>
        <w:footnoteReference w:id="6"/>
      </w:r>
      <w:r w:rsidRPr="001969DC">
        <w:rPr>
          <w:sz w:val="22"/>
          <w:szCs w:val="22"/>
        </w:rPr>
        <w:t xml:space="preserve">. This, in turn, is directly related to vessel size. Consequently, as shown in Figure </w:t>
      </w:r>
      <w:r w:rsidR="00411118">
        <w:rPr>
          <w:sz w:val="22"/>
          <w:szCs w:val="22"/>
        </w:rPr>
        <w:t>4</w:t>
      </w:r>
      <w:del w:id="369" w:author="hye" w:date="2010-02-17T05:30:00Z">
        <w:r w:rsidR="00411118" w:rsidRPr="001969DC" w:rsidDel="00875777">
          <w:rPr>
            <w:sz w:val="22"/>
            <w:szCs w:val="22"/>
          </w:rPr>
          <w:delText xml:space="preserve"> </w:delText>
        </w:r>
        <w:r w:rsidRPr="001969DC" w:rsidDel="00875777">
          <w:rPr>
            <w:sz w:val="22"/>
            <w:szCs w:val="22"/>
          </w:rPr>
          <w:delText>and Appendix A-4</w:delText>
        </w:r>
      </w:del>
      <w:r w:rsidRPr="001969DC">
        <w:rPr>
          <w:sz w:val="22"/>
          <w:szCs w:val="22"/>
        </w:rPr>
        <w:t xml:space="preserve">, the variance in bycatch rates of smaller vessels in the inshore sector </w:t>
      </w:r>
      <w:r>
        <w:rPr>
          <w:sz w:val="22"/>
          <w:szCs w:val="22"/>
        </w:rPr>
        <w:t>i</w:t>
      </w:r>
      <w:r w:rsidRPr="001969DC">
        <w:rPr>
          <w:sz w:val="22"/>
          <w:szCs w:val="22"/>
        </w:rPr>
        <w:t xml:space="preserve">s systematically higher than that for larger vessels. That is, small vessels suffer greater risk of </w:t>
      </w:r>
      <w:r>
        <w:rPr>
          <w:sz w:val="22"/>
          <w:szCs w:val="22"/>
        </w:rPr>
        <w:t>completing a season with an overall bycatch rate that is inflated by the occurrence of an unusually “dirty” tow—larger vessels or companies with multiple vessels can average such unusual hauls over a large number of total hauls and thereby diminish the influence of unusual observations on the overall seasonal bycatch tally</w:t>
      </w:r>
      <w:r w:rsidRPr="001969DC">
        <w:rPr>
          <w:sz w:val="22"/>
          <w:szCs w:val="22"/>
        </w:rPr>
        <w:t>. Because small vessels are subject to more sampling error of this kind</w:t>
      </w:r>
      <w:del w:id="370" w:author="hye" w:date="2010-02-17T05:32:00Z">
        <w:r w:rsidRPr="001969DC" w:rsidDel="00A10353">
          <w:rPr>
            <w:sz w:val="22"/>
            <w:szCs w:val="22"/>
          </w:rPr>
          <w:delText xml:space="preserve"> (Figure </w:delText>
        </w:r>
        <w:r w:rsidDel="00A10353">
          <w:rPr>
            <w:sz w:val="22"/>
            <w:szCs w:val="22"/>
          </w:rPr>
          <w:delText>3</w:delText>
        </w:r>
        <w:r w:rsidRPr="001969DC" w:rsidDel="00A10353">
          <w:rPr>
            <w:sz w:val="22"/>
            <w:szCs w:val="22"/>
          </w:rPr>
          <w:delText>)</w:delText>
        </w:r>
      </w:del>
      <w:r w:rsidRPr="001969DC">
        <w:rPr>
          <w:sz w:val="22"/>
          <w:szCs w:val="22"/>
        </w:rPr>
        <w:t>, we used a corrected standard deviation in the allocation calculation to adjust for the effects of random noise due to vessel size (</w:t>
      </w:r>
      <w:del w:id="371" w:author="hye" w:date="2010-02-17T05:32:00Z">
        <w:r w:rsidRPr="001969DC" w:rsidDel="00A10353">
          <w:rPr>
            <w:sz w:val="22"/>
            <w:szCs w:val="22"/>
          </w:rPr>
          <w:delText>Appendix A-4</w:delText>
        </w:r>
      </w:del>
      <w:ins w:id="372" w:author="hye" w:date="2010-02-17T05:32:00Z">
        <w:r w:rsidR="00A10353">
          <w:rPr>
            <w:sz w:val="22"/>
            <w:szCs w:val="22"/>
          </w:rPr>
          <w:t>see Appendix A for details</w:t>
        </w:r>
      </w:ins>
      <w:r w:rsidRPr="001969DC">
        <w:rPr>
          <w:sz w:val="22"/>
          <w:szCs w:val="22"/>
        </w:rPr>
        <w:t>), effectively treating vessels belonging to a single company as a single large vessel. This random noise varies with the inverse square root of 1 + pollock allocation % and is applied to put small independent vessels on the same level playing ground with respect to legacy allocations as larger vessels and companies that employ many vessels</w:t>
      </w:r>
      <w:del w:id="373" w:author="hye" w:date="2010-02-17T05:33:00Z">
        <w:r w:rsidRPr="001969DC" w:rsidDel="00A10353">
          <w:rPr>
            <w:sz w:val="22"/>
            <w:szCs w:val="22"/>
          </w:rPr>
          <w:delText xml:space="preserve"> (see Appendix A-4 for details)</w:delText>
        </w:r>
      </w:del>
      <w:r w:rsidRPr="001969DC">
        <w:rPr>
          <w:sz w:val="22"/>
          <w:szCs w:val="22"/>
        </w:rPr>
        <w:t>. It is a minor but measureable correction on reallocation that removes the disadvantage of increased risk experienced by smaller vessels.</w:t>
      </w:r>
    </w:p>
    <w:p w:rsidR="00E560D2" w:rsidRPr="001969DC" w:rsidRDefault="00E560D2" w:rsidP="00E560D2">
      <w:pPr>
        <w:spacing w:line="480" w:lineRule="auto"/>
        <w:rPr>
          <w:sz w:val="22"/>
          <w:szCs w:val="22"/>
        </w:rPr>
      </w:pPr>
    </w:p>
    <w:p w:rsidR="00E560D2" w:rsidRPr="00B37D3F" w:rsidRDefault="00E560D2" w:rsidP="00E560D2">
      <w:pPr>
        <w:spacing w:line="480" w:lineRule="auto"/>
        <w:outlineLvl w:val="0"/>
        <w:rPr>
          <w:i/>
          <w:sz w:val="22"/>
          <w:szCs w:val="22"/>
        </w:rPr>
      </w:pPr>
      <w:r w:rsidRPr="00B37D3F">
        <w:rPr>
          <w:b/>
          <w:i/>
          <w:sz w:val="22"/>
          <w:szCs w:val="22"/>
        </w:rPr>
        <w:t>Scaling to Avoid Penalizing Competitive Improvement Through Time</w:t>
      </w:r>
    </w:p>
    <w:p w:rsidR="00E560D2" w:rsidRPr="001969DC" w:rsidRDefault="00E560D2" w:rsidP="00E560D2">
      <w:pPr>
        <w:spacing w:line="480" w:lineRule="auto"/>
        <w:rPr>
          <w:sz w:val="22"/>
          <w:szCs w:val="22"/>
        </w:rPr>
      </w:pPr>
      <w:r w:rsidRPr="001969DC">
        <w:rPr>
          <w:sz w:val="22"/>
          <w:szCs w:val="22"/>
        </w:rPr>
        <w:t>In addition to various forms of sampling variation, the variance in bycatch rates between vessels can also be attributed</w:t>
      </w:r>
      <w:r>
        <w:rPr>
          <w:sz w:val="22"/>
          <w:szCs w:val="22"/>
        </w:rPr>
        <w:t>,</w:t>
      </w:r>
      <w:r w:rsidRPr="001969DC">
        <w:rPr>
          <w:sz w:val="22"/>
          <w:szCs w:val="22"/>
        </w:rPr>
        <w:t xml:space="preserve"> in part</w:t>
      </w:r>
      <w:r>
        <w:rPr>
          <w:sz w:val="22"/>
          <w:szCs w:val="22"/>
        </w:rPr>
        <w:t>,</w:t>
      </w:r>
      <w:r w:rsidRPr="001969DC">
        <w:rPr>
          <w:sz w:val="22"/>
          <w:szCs w:val="22"/>
        </w:rPr>
        <w:t xml:space="preserve"> to </w:t>
      </w:r>
      <w:r w:rsidRPr="00723FB0">
        <w:rPr>
          <w:sz w:val="22"/>
          <w:szCs w:val="22"/>
        </w:rPr>
        <w:t>consistent behaviors s</w:t>
      </w:r>
      <w:r w:rsidRPr="001969DC">
        <w:rPr>
          <w:sz w:val="22"/>
          <w:szCs w:val="22"/>
        </w:rPr>
        <w:t>hown by vessels that appear to directly influence bycatch rates (caution in gear deployment, choices</w:t>
      </w:r>
      <w:r>
        <w:rPr>
          <w:sz w:val="22"/>
          <w:szCs w:val="22"/>
        </w:rPr>
        <w:t xml:space="preserve"> of fishing location, tow speed</w:t>
      </w:r>
      <w:r w:rsidRPr="001969DC">
        <w:rPr>
          <w:sz w:val="22"/>
          <w:szCs w:val="22"/>
        </w:rPr>
        <w:t>, timing</w:t>
      </w:r>
      <w:r>
        <w:rPr>
          <w:sz w:val="22"/>
          <w:szCs w:val="22"/>
        </w:rPr>
        <w:t>,</w:t>
      </w:r>
      <w:r w:rsidRPr="001969DC">
        <w:rPr>
          <w:sz w:val="22"/>
          <w:szCs w:val="22"/>
        </w:rPr>
        <w:t xml:space="preserve"> etc</w:t>
      </w:r>
      <w:r>
        <w:rPr>
          <w:sz w:val="22"/>
          <w:szCs w:val="22"/>
        </w:rPr>
        <w:t>.</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One reasonable expectation of the </w:t>
      </w:r>
      <w:del w:id="374" w:author="George Sugihara" w:date="2010-02-17T18:18:00Z">
        <w:r w:rsidDel="001B35B5">
          <w:rPr>
            <w:sz w:val="22"/>
            <w:szCs w:val="22"/>
          </w:rPr>
          <w:delText>MIP</w:delText>
        </w:r>
      </w:del>
      <w:ins w:id="375" w:author="George Sugihara" w:date="2010-02-17T18:18:00Z">
        <w:r w:rsidR="001B35B5">
          <w:rPr>
            <w:sz w:val="22"/>
            <w:szCs w:val="22"/>
          </w:rPr>
          <w:t>CIP</w:t>
        </w:r>
      </w:ins>
      <w:r w:rsidRPr="001969DC">
        <w:rPr>
          <w:sz w:val="22"/>
          <w:szCs w:val="22"/>
        </w:rPr>
        <w:t xml:space="preserve"> is </w:t>
      </w:r>
      <w:r>
        <w:rPr>
          <w:sz w:val="22"/>
          <w:szCs w:val="22"/>
        </w:rPr>
        <w:t>that</w:t>
      </w:r>
      <w:r w:rsidRPr="001969DC">
        <w:rPr>
          <w:sz w:val="22"/>
          <w:szCs w:val="22"/>
        </w:rPr>
        <w:t xml:space="preserve"> the variance in the distribution of bycatch rates among vessels </w:t>
      </w:r>
      <w:r>
        <w:rPr>
          <w:sz w:val="22"/>
          <w:szCs w:val="22"/>
        </w:rPr>
        <w:t>will</w:t>
      </w:r>
      <w:r w:rsidRPr="001969DC">
        <w:rPr>
          <w:sz w:val="22"/>
          <w:szCs w:val="22"/>
        </w:rPr>
        <w:t xml:space="preserve"> decrease over time as vessels </w:t>
      </w:r>
      <w:r>
        <w:rPr>
          <w:sz w:val="22"/>
          <w:szCs w:val="22"/>
        </w:rPr>
        <w:t>adopt bycatch reducing operational strategies</w:t>
      </w:r>
      <w:r w:rsidRPr="001969DC">
        <w:rPr>
          <w:sz w:val="22"/>
          <w:szCs w:val="22"/>
        </w:rPr>
        <w:t>. As this happens</w:t>
      </w:r>
      <w:r>
        <w:rPr>
          <w:sz w:val="22"/>
          <w:szCs w:val="22"/>
        </w:rPr>
        <w:t>,</w:t>
      </w:r>
      <w:r w:rsidRPr="001969DC">
        <w:rPr>
          <w:sz w:val="22"/>
          <w:szCs w:val="22"/>
        </w:rPr>
        <w:t xml:space="preserve"> bycatch rates </w:t>
      </w:r>
      <w:r>
        <w:rPr>
          <w:sz w:val="22"/>
          <w:szCs w:val="22"/>
        </w:rPr>
        <w:t>will</w:t>
      </w:r>
      <w:r w:rsidRPr="001969DC">
        <w:rPr>
          <w:sz w:val="22"/>
          <w:szCs w:val="22"/>
        </w:rPr>
        <w:t xml:space="preserve"> fall and a</w:t>
      </w:r>
      <w:r>
        <w:rPr>
          <w:sz w:val="22"/>
          <w:szCs w:val="22"/>
        </w:rPr>
        <w:t>n ever increasing</w:t>
      </w:r>
      <w:r w:rsidRPr="001969DC">
        <w:rPr>
          <w:sz w:val="22"/>
          <w:szCs w:val="22"/>
        </w:rPr>
        <w:t xml:space="preserve"> proportion of the variation in bycatch rates </w:t>
      </w:r>
      <w:r>
        <w:rPr>
          <w:sz w:val="22"/>
          <w:szCs w:val="22"/>
        </w:rPr>
        <w:t>will</w:t>
      </w:r>
      <w:r w:rsidRPr="001969DC">
        <w:rPr>
          <w:sz w:val="22"/>
          <w:szCs w:val="22"/>
        </w:rPr>
        <w:t xml:space="preserve"> be due to random chance </w:t>
      </w:r>
      <w:r>
        <w:rPr>
          <w:sz w:val="22"/>
          <w:szCs w:val="22"/>
        </w:rPr>
        <w:t>rather than operational choices of skippers</w:t>
      </w:r>
      <w:r w:rsidRPr="001969DC">
        <w:rPr>
          <w:sz w:val="22"/>
          <w:szCs w:val="22"/>
        </w:rPr>
        <w:t xml:space="preserve">. Indeed, as shown in </w:t>
      </w:r>
      <w:r>
        <w:rPr>
          <w:sz w:val="22"/>
          <w:szCs w:val="22"/>
        </w:rPr>
        <w:t>F</w:t>
      </w:r>
      <w:r w:rsidRPr="001969DC">
        <w:rPr>
          <w:sz w:val="22"/>
          <w:szCs w:val="22"/>
        </w:rPr>
        <w:t xml:space="preserve">igure </w:t>
      </w:r>
      <w:r w:rsidR="00E25064">
        <w:rPr>
          <w:sz w:val="22"/>
          <w:szCs w:val="22"/>
        </w:rPr>
        <w:t>5</w:t>
      </w:r>
      <w:r w:rsidRPr="001969DC">
        <w:rPr>
          <w:sz w:val="22"/>
          <w:szCs w:val="22"/>
        </w:rPr>
        <w:t xml:space="preserve"> for all of the sectors combined, there is a clear tendency for lower variance in bycatch rate to accompany a lower sector bycatch rate, reinforcing the idea of a narrower distribution of rates accompanying lowered rates. This suggests rescaling variances to keep a level playing field (see Appendix A</w:t>
      </w:r>
      <w:del w:id="376" w:author="hye" w:date="2010-02-17T05:35:00Z">
        <w:r w:rsidRPr="001969DC" w:rsidDel="00E25064">
          <w:rPr>
            <w:sz w:val="22"/>
            <w:szCs w:val="22"/>
          </w:rPr>
          <w:delText>-4</w:delText>
        </w:r>
      </w:del>
      <w:r w:rsidRPr="001969DC">
        <w:rPr>
          <w:sz w:val="22"/>
          <w:szCs w:val="22"/>
        </w:rPr>
        <w:t xml:space="preserve"> for details).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This scaled variance, is intended as a simple correction for the fact that with time the variance in bycatch rates should decline, meaning that the effects of equivalent random variation on subsequent allocations will grow. Basically, this rule keeps </w:t>
      </w:r>
      <w:r>
        <w:rPr>
          <w:sz w:val="22"/>
          <w:szCs w:val="22"/>
        </w:rPr>
        <w:t>reallocations of ITEC</w:t>
      </w:r>
      <w:r w:rsidRPr="001969DC">
        <w:rPr>
          <w:sz w:val="22"/>
          <w:szCs w:val="22"/>
        </w:rPr>
        <w:t xml:space="preserve"> from increasing artificially as the variance in bycatch distributions falls </w:t>
      </w:r>
      <w:r>
        <w:rPr>
          <w:sz w:val="22"/>
          <w:szCs w:val="22"/>
        </w:rPr>
        <w:t>through time</w:t>
      </w:r>
      <w:r w:rsidRPr="001969DC">
        <w:rPr>
          <w:sz w:val="22"/>
          <w:szCs w:val="22"/>
        </w:rPr>
        <w:t xml:space="preserve">. That is, as the distribution of bycatch rates within a sector becomes narrower, vessels will need to effect smaller changes in bycatch rates to see the same change in ITEC allocation. </w:t>
      </w:r>
      <w:r>
        <w:rPr>
          <w:sz w:val="22"/>
          <w:szCs w:val="22"/>
        </w:rPr>
        <w:t>This scaling</w:t>
      </w:r>
      <w:r w:rsidRPr="001969DC">
        <w:rPr>
          <w:sz w:val="22"/>
          <w:szCs w:val="22"/>
        </w:rPr>
        <w:t xml:space="preserve"> was implemented in </w:t>
      </w:r>
      <w:r>
        <w:rPr>
          <w:sz w:val="22"/>
          <w:szCs w:val="22"/>
        </w:rPr>
        <w:t xml:space="preserve">the </w:t>
      </w:r>
      <w:del w:id="377" w:author="George Sugihara" w:date="2010-02-17T18:18:00Z">
        <w:r w:rsidDel="001B35B5">
          <w:rPr>
            <w:sz w:val="22"/>
            <w:szCs w:val="22"/>
          </w:rPr>
          <w:delText>MIP</w:delText>
        </w:r>
      </w:del>
      <w:ins w:id="378" w:author="George Sugihara" w:date="2010-02-17T18:18:00Z">
        <w:r w:rsidR="001B35B5">
          <w:rPr>
            <w:sz w:val="22"/>
            <w:szCs w:val="22"/>
          </w:rPr>
          <w:t>CIP</w:t>
        </w:r>
      </w:ins>
      <w:r>
        <w:rPr>
          <w:sz w:val="22"/>
          <w:szCs w:val="22"/>
        </w:rPr>
        <w:t xml:space="preserve"> </w:t>
      </w:r>
      <w:r w:rsidRPr="001969DC">
        <w:rPr>
          <w:sz w:val="22"/>
          <w:szCs w:val="22"/>
        </w:rPr>
        <w:t>to ensure that variance in relative bycatch rate continues to reflect behavioral differences rather than noise</w:t>
      </w:r>
      <w:r>
        <w:rPr>
          <w:sz w:val="22"/>
          <w:szCs w:val="22"/>
        </w:rPr>
        <w:t xml:space="preserve"> even</w:t>
      </w:r>
      <w:r w:rsidRPr="001969DC">
        <w:rPr>
          <w:sz w:val="22"/>
          <w:szCs w:val="22"/>
        </w:rPr>
        <w:t xml:space="preserve"> as the fleet converges to lower bycatch rates. Industry is concerned with vessels getting punished or rewarded due to chance encounters when the distribution of bycatch rates for the fleet become narrow. Rather than thinking of this as </w:t>
      </w:r>
      <w:r>
        <w:rPr>
          <w:sz w:val="22"/>
          <w:szCs w:val="22"/>
        </w:rPr>
        <w:t>“</w:t>
      </w:r>
      <w:r w:rsidRPr="001969DC">
        <w:rPr>
          <w:sz w:val="22"/>
          <w:szCs w:val="22"/>
        </w:rPr>
        <w:t>diluting</w:t>
      </w:r>
      <w:r>
        <w:rPr>
          <w:sz w:val="22"/>
          <w:szCs w:val="22"/>
        </w:rPr>
        <w:t>”</w:t>
      </w:r>
      <w:r w:rsidRPr="001969DC">
        <w:rPr>
          <w:sz w:val="22"/>
          <w:szCs w:val="22"/>
        </w:rPr>
        <w:t xml:space="preserve"> incentives, it is better to think of this as preventing the potential artificial amplification of </w:t>
      </w:r>
      <w:r>
        <w:rPr>
          <w:sz w:val="22"/>
          <w:szCs w:val="22"/>
        </w:rPr>
        <w:t>the effects of random chance</w:t>
      </w:r>
      <w:r w:rsidRPr="001969DC">
        <w:rPr>
          <w:sz w:val="22"/>
          <w:szCs w:val="22"/>
        </w:rPr>
        <w:t xml:space="preserve"> due to systematic declines in variance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commentRangeStart w:id="379"/>
      <w:r w:rsidRPr="001969DC">
        <w:rPr>
          <w:sz w:val="22"/>
          <w:szCs w:val="22"/>
        </w:rPr>
        <w:t>As discuss</w:t>
      </w:r>
      <w:r>
        <w:rPr>
          <w:sz w:val="22"/>
          <w:szCs w:val="22"/>
        </w:rPr>
        <w:t>ed</w:t>
      </w:r>
      <w:r w:rsidRPr="001969DC">
        <w:rPr>
          <w:sz w:val="22"/>
          <w:szCs w:val="22"/>
        </w:rPr>
        <w:t xml:space="preserve"> </w:t>
      </w:r>
      <w:r>
        <w:rPr>
          <w:sz w:val="22"/>
          <w:szCs w:val="22"/>
        </w:rPr>
        <w:t>below</w:t>
      </w:r>
      <w:r w:rsidRPr="001969DC">
        <w:rPr>
          <w:sz w:val="22"/>
          <w:szCs w:val="22"/>
        </w:rPr>
        <w:t xml:space="preserve">, </w:t>
      </w:r>
      <w:del w:id="380" w:author="hye" w:date="2010-02-17T05:36:00Z">
        <w:r w:rsidRPr="001969DC" w:rsidDel="00E25064">
          <w:rPr>
            <w:sz w:val="22"/>
            <w:szCs w:val="22"/>
          </w:rPr>
          <w:delText>this f</w:delText>
        </w:r>
      </w:del>
      <w:ins w:id="381" w:author="hye" w:date="2010-02-17T05:36:00Z">
        <w:r w:rsidR="00E25064">
          <w:rPr>
            <w:sz w:val="22"/>
            <w:szCs w:val="22"/>
          </w:rPr>
          <w:t>F</w:t>
        </w:r>
      </w:ins>
      <w:r w:rsidRPr="001969DC">
        <w:rPr>
          <w:sz w:val="22"/>
          <w:szCs w:val="22"/>
        </w:rPr>
        <w:t>igure</w:t>
      </w:r>
      <w:ins w:id="382" w:author="hye" w:date="2010-02-17T05:36:00Z">
        <w:r w:rsidR="00E25064">
          <w:rPr>
            <w:sz w:val="22"/>
            <w:szCs w:val="22"/>
          </w:rPr>
          <w:t xml:space="preserve"> 5</w:t>
        </w:r>
      </w:ins>
      <w:r w:rsidRPr="001969DC">
        <w:rPr>
          <w:sz w:val="22"/>
          <w:szCs w:val="22"/>
        </w:rPr>
        <w:t xml:space="preserve"> shows that allocation incentives are stronger during periods of low encounters, in that as the distribution of bycatch rates within a sector becomes narrower with lower bycatch rates, vessels will need to effect smaller changes in bycatch rates to see the same change in ITEC allocation</w:t>
      </w:r>
      <w:commentRangeEnd w:id="379"/>
      <w:r w:rsidR="00E25064">
        <w:rPr>
          <w:rStyle w:val="CommentReference"/>
        </w:rPr>
        <w:commentReference w:id="379"/>
      </w:r>
    </w:p>
    <w:p w:rsidR="00E560D2" w:rsidRPr="001969DC" w:rsidRDefault="00E560D2" w:rsidP="00E560D2">
      <w:pPr>
        <w:spacing w:line="480" w:lineRule="auto"/>
        <w:rPr>
          <w:sz w:val="22"/>
          <w:szCs w:val="22"/>
        </w:rPr>
      </w:pPr>
    </w:p>
    <w:p w:rsidR="00E560D2" w:rsidRPr="00B37D3F" w:rsidRDefault="00E560D2" w:rsidP="00E560D2">
      <w:pPr>
        <w:keepNext/>
        <w:spacing w:line="480" w:lineRule="auto"/>
        <w:outlineLvl w:val="0"/>
        <w:rPr>
          <w:b/>
          <w:i/>
          <w:sz w:val="22"/>
          <w:szCs w:val="22"/>
        </w:rPr>
      </w:pPr>
      <w:r w:rsidRPr="00B37D3F">
        <w:rPr>
          <w:b/>
          <w:i/>
          <w:sz w:val="22"/>
          <w:szCs w:val="22"/>
        </w:rPr>
        <w:t>Legacy Incentives with this parameterization</w:t>
      </w:r>
    </w:p>
    <w:p w:rsidR="00E560D2" w:rsidRPr="001969DC" w:rsidRDefault="00E560D2" w:rsidP="00E560D2">
      <w:pPr>
        <w:spacing w:line="480" w:lineRule="auto"/>
        <w:rPr>
          <w:sz w:val="22"/>
          <w:szCs w:val="22"/>
        </w:rPr>
      </w:pPr>
      <w:r w:rsidRPr="001969DC">
        <w:rPr>
          <w:sz w:val="22"/>
          <w:szCs w:val="22"/>
        </w:rPr>
        <w:t>Given the specific bounds [</w:t>
      </w:r>
      <w:r w:rsidRPr="008070C9">
        <w:rPr>
          <w:position w:val="-10"/>
          <w:sz w:val="22"/>
          <w:szCs w:val="22"/>
        </w:rPr>
        <w:object w:dxaOrig="740" w:dyaOrig="320">
          <v:shape id="_x0000_i1048" type="#_x0000_t75" style="width:36.65pt;height:16pt" o:ole="">
            <v:imagedata r:id="rId55" o:title=""/>
          </v:shape>
          <o:OLEObject Type="Embed" ProgID="Equation.DSMT4" ShapeID="_x0000_i1048" DrawAspect="Content" ObjectID="_1201793171" r:id="rId56"/>
        </w:object>
      </w:r>
      <w:r w:rsidRPr="001969DC">
        <w:rPr>
          <w:sz w:val="22"/>
          <w:szCs w:val="22"/>
        </w:rPr>
        <w:t xml:space="preserve">], the magnitude of the financial incentives created by Legacy Allocations can be large in terms of the value of </w:t>
      </w:r>
      <w:r>
        <w:rPr>
          <w:sz w:val="22"/>
          <w:szCs w:val="22"/>
        </w:rPr>
        <w:t>p</w:t>
      </w:r>
      <w:r w:rsidRPr="001969DC">
        <w:rPr>
          <w:sz w:val="22"/>
          <w:szCs w:val="22"/>
        </w:rPr>
        <w:t>ollock quota left unharvested when vessels run out of ITEC and credits are not readily available for sale.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A vessel that fishes cleaner can realize more value per Chinook </w:t>
      </w:r>
      <w:r>
        <w:rPr>
          <w:sz w:val="22"/>
          <w:szCs w:val="22"/>
        </w:rPr>
        <w:t xml:space="preserve">salmon </w:t>
      </w:r>
      <w:r w:rsidRPr="001969DC">
        <w:rPr>
          <w:sz w:val="22"/>
          <w:szCs w:val="22"/>
        </w:rPr>
        <w:t>bycaught. Likewise</w:t>
      </w:r>
      <w:r>
        <w:rPr>
          <w:sz w:val="22"/>
          <w:szCs w:val="22"/>
        </w:rPr>
        <w:t>,</w:t>
      </w:r>
      <w:r w:rsidRPr="001969DC">
        <w:rPr>
          <w:sz w:val="22"/>
          <w:szCs w:val="22"/>
        </w:rPr>
        <w:t xml:space="preserve"> a less skillful vessel with high encounter rates realizes less value. Thus, ITEC has a higher intrinsic value to a cleaner vessel than to one with high encounter rates. In the short term, clean vessels will be net sellers of ITEC </w:t>
      </w:r>
      <w:r>
        <w:rPr>
          <w:sz w:val="22"/>
          <w:szCs w:val="22"/>
        </w:rPr>
        <w:t xml:space="preserve">or net buyers of pollock catch shares </w:t>
      </w:r>
      <w:r w:rsidRPr="001969DC">
        <w:rPr>
          <w:sz w:val="22"/>
          <w:szCs w:val="22"/>
        </w:rPr>
        <w:t>and will perceive a higher value, while vessels with high bycatch rates will be net buyers of ITEC</w:t>
      </w:r>
      <w:r>
        <w:rPr>
          <w:sz w:val="22"/>
          <w:szCs w:val="22"/>
        </w:rPr>
        <w:t xml:space="preserve"> or sellers of pollock catch shares</w:t>
      </w:r>
      <w:r w:rsidRPr="001969DC">
        <w:rPr>
          <w:sz w:val="22"/>
          <w:szCs w:val="22"/>
        </w:rPr>
        <w:t>. The allocation scheme steadily puts more ITEC in the hands of cleaner vessels so that overall fleet bycatch will decline with time.</w:t>
      </w:r>
    </w:p>
    <w:p w:rsidR="00E560D2" w:rsidRPr="001969DC" w:rsidRDefault="00E560D2" w:rsidP="00E560D2">
      <w:pPr>
        <w:spacing w:line="480" w:lineRule="auto"/>
        <w:rPr>
          <w:sz w:val="22"/>
          <w:szCs w:val="22"/>
        </w:rPr>
      </w:pPr>
    </w:p>
    <w:p w:rsidR="00E560D2" w:rsidRPr="008070C9" w:rsidRDefault="00E560D2" w:rsidP="00E560D2">
      <w:pPr>
        <w:keepNext/>
        <w:spacing w:line="480" w:lineRule="auto"/>
        <w:outlineLvl w:val="0"/>
        <w:rPr>
          <w:b/>
        </w:rPr>
      </w:pPr>
      <w:r w:rsidRPr="008070C9">
        <w:rPr>
          <w:b/>
        </w:rPr>
        <w:t>Transfer Rules</w:t>
      </w:r>
    </w:p>
    <w:p w:rsidR="00E560D2" w:rsidRPr="00B37D3F" w:rsidRDefault="00E560D2" w:rsidP="00E560D2">
      <w:pPr>
        <w:keepNext/>
        <w:spacing w:line="480" w:lineRule="auto"/>
        <w:outlineLvl w:val="0"/>
        <w:rPr>
          <w:b/>
          <w:i/>
          <w:sz w:val="22"/>
          <w:szCs w:val="22"/>
        </w:rPr>
      </w:pPr>
      <w:r w:rsidRPr="00B37D3F">
        <w:rPr>
          <w:b/>
          <w:i/>
          <w:sz w:val="22"/>
          <w:szCs w:val="22"/>
        </w:rPr>
        <w:t>ITEC Supply and Pricing Considerations:</w:t>
      </w:r>
    </w:p>
    <w:p w:rsidR="00E560D2" w:rsidRPr="001969DC" w:rsidRDefault="00E560D2" w:rsidP="00E560D2">
      <w:pPr>
        <w:spacing w:line="480" w:lineRule="auto"/>
        <w:rPr>
          <w:sz w:val="22"/>
          <w:szCs w:val="22"/>
        </w:rPr>
      </w:pPr>
      <w:r w:rsidRPr="001969DC">
        <w:rPr>
          <w:sz w:val="22"/>
          <w:szCs w:val="22"/>
        </w:rPr>
        <w:t xml:space="preserve">The price of encounter credits will be determined by market perceptions of supply and demand and these in turn will be driven mainly by the perceived risk of running out of ITEC or of needing one’s full complement of </w:t>
      </w:r>
      <w:r>
        <w:rPr>
          <w:sz w:val="22"/>
          <w:szCs w:val="22"/>
        </w:rPr>
        <w:t>ITEC</w:t>
      </w:r>
      <w:r w:rsidRPr="001969DC">
        <w:rPr>
          <w:sz w:val="22"/>
          <w:szCs w:val="22"/>
        </w:rPr>
        <w:t xml:space="preserve"> to finish the season. Because this uncertainty is greatest at the beginning of the season, the price of </w:t>
      </w:r>
      <w:r>
        <w:rPr>
          <w:sz w:val="22"/>
          <w:szCs w:val="22"/>
        </w:rPr>
        <w:t>ITEC</w:t>
      </w:r>
      <w:r w:rsidRPr="001969DC">
        <w:rPr>
          <w:sz w:val="22"/>
          <w:szCs w:val="22"/>
        </w:rPr>
        <w:t xml:space="preserve"> is likely to be highest at that time. </w:t>
      </w:r>
      <w:r>
        <w:rPr>
          <w:sz w:val="22"/>
          <w:szCs w:val="22"/>
        </w:rPr>
        <w:t>ITEC</w:t>
      </w:r>
      <w:r w:rsidRPr="001969DC">
        <w:rPr>
          <w:sz w:val="22"/>
          <w:szCs w:val="22"/>
        </w:rPr>
        <w:t xml:space="preserve"> will generally be unavailable for sale early in the season. Indeed, vessels are more likely to offer </w:t>
      </w:r>
      <w:r>
        <w:rPr>
          <w:sz w:val="22"/>
          <w:szCs w:val="22"/>
        </w:rPr>
        <w:t>ITEC</w:t>
      </w:r>
      <w:r w:rsidRPr="001969DC">
        <w:rPr>
          <w:sz w:val="22"/>
          <w:szCs w:val="22"/>
        </w:rPr>
        <w:t xml:space="preserve"> for sale only after completing their </w:t>
      </w:r>
      <w:r>
        <w:rPr>
          <w:sz w:val="22"/>
          <w:szCs w:val="22"/>
        </w:rPr>
        <w:t>p</w:t>
      </w:r>
      <w:r w:rsidRPr="001969DC">
        <w:rPr>
          <w:sz w:val="22"/>
          <w:szCs w:val="22"/>
        </w:rPr>
        <w:t>ollock harvest, when the</w:t>
      </w:r>
      <w:r>
        <w:rPr>
          <w:sz w:val="22"/>
          <w:szCs w:val="22"/>
        </w:rPr>
        <w:t xml:space="preserve">re is no risk </w:t>
      </w:r>
      <w:r w:rsidRPr="001969DC">
        <w:rPr>
          <w:sz w:val="22"/>
          <w:szCs w:val="22"/>
        </w:rPr>
        <w:t xml:space="preserve">of running out of credits </w:t>
      </w:r>
      <w:r>
        <w:rPr>
          <w:sz w:val="22"/>
          <w:szCs w:val="22"/>
        </w:rPr>
        <w:t>and experiencing its associated costs</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As individual vessel owners become willing sellers of </w:t>
      </w:r>
      <w:r>
        <w:rPr>
          <w:sz w:val="22"/>
          <w:szCs w:val="22"/>
        </w:rPr>
        <w:t>surplus ITEC</w:t>
      </w:r>
      <w:r w:rsidRPr="001969DC">
        <w:rPr>
          <w:sz w:val="22"/>
          <w:szCs w:val="22"/>
        </w:rPr>
        <w:t xml:space="preserve"> once their </w:t>
      </w:r>
      <w:r>
        <w:rPr>
          <w:sz w:val="22"/>
          <w:szCs w:val="22"/>
        </w:rPr>
        <w:t>p</w:t>
      </w:r>
      <w:r w:rsidRPr="001969DC">
        <w:rPr>
          <w:sz w:val="22"/>
          <w:szCs w:val="22"/>
        </w:rPr>
        <w:t xml:space="preserve">ollock quota is </w:t>
      </w:r>
      <w:r>
        <w:rPr>
          <w:sz w:val="22"/>
          <w:szCs w:val="22"/>
        </w:rPr>
        <w:t>harvested</w:t>
      </w:r>
      <w:r w:rsidRPr="001969DC">
        <w:rPr>
          <w:sz w:val="22"/>
          <w:szCs w:val="22"/>
        </w:rPr>
        <w:t xml:space="preserve">, the supply </w:t>
      </w:r>
      <w:r>
        <w:rPr>
          <w:sz w:val="22"/>
          <w:szCs w:val="22"/>
        </w:rPr>
        <w:t xml:space="preserve">of ITEC </w:t>
      </w:r>
      <w:r w:rsidRPr="001969DC">
        <w:rPr>
          <w:sz w:val="22"/>
          <w:szCs w:val="22"/>
        </w:rPr>
        <w:t xml:space="preserve">will increase which will put downward pressure on ITEC prices toward the end of the season. During times of moderate to high Chinook </w:t>
      </w:r>
      <w:r>
        <w:rPr>
          <w:sz w:val="22"/>
          <w:szCs w:val="22"/>
        </w:rPr>
        <w:t xml:space="preserve">salmon </w:t>
      </w:r>
      <w:r w:rsidRPr="001969DC">
        <w:rPr>
          <w:sz w:val="22"/>
          <w:szCs w:val="22"/>
        </w:rPr>
        <w:t>encounters</w:t>
      </w:r>
      <w:r>
        <w:rPr>
          <w:sz w:val="22"/>
          <w:szCs w:val="22"/>
        </w:rPr>
        <w:t>,</w:t>
      </w:r>
      <w:r w:rsidRPr="001969DC">
        <w:rPr>
          <w:sz w:val="22"/>
          <w:szCs w:val="22"/>
        </w:rPr>
        <w:t xml:space="preserve"> this rising supply will be met with rising demand and prices could actually increase toward the end of the season. However, during times of low encounters this could result in a glut of </w:t>
      </w:r>
      <w:r>
        <w:rPr>
          <w:sz w:val="22"/>
          <w:szCs w:val="22"/>
        </w:rPr>
        <w:t>ITEC</w:t>
      </w:r>
      <w:r w:rsidRPr="001969DC">
        <w:rPr>
          <w:sz w:val="22"/>
          <w:szCs w:val="22"/>
        </w:rPr>
        <w:t xml:space="preserve"> at the end of the season. The potential for an end-of-season glut could cause a </w:t>
      </w:r>
      <w:r>
        <w:rPr>
          <w:sz w:val="22"/>
          <w:szCs w:val="22"/>
        </w:rPr>
        <w:t>drop</w:t>
      </w:r>
      <w:r w:rsidRPr="001969DC">
        <w:rPr>
          <w:sz w:val="22"/>
          <w:szCs w:val="22"/>
        </w:rPr>
        <w:t xml:space="preserve"> in </w:t>
      </w:r>
      <w:r>
        <w:rPr>
          <w:sz w:val="22"/>
          <w:szCs w:val="22"/>
        </w:rPr>
        <w:t>ITEC</w:t>
      </w:r>
      <w:r w:rsidRPr="001969DC">
        <w:rPr>
          <w:sz w:val="22"/>
          <w:szCs w:val="22"/>
        </w:rPr>
        <w:t xml:space="preserve"> prices, and a reduction in short-term incentives, paving the way for abuse (i.e. diminished incentives to reduce bycatch). Thus, transfer rules are required to regulate the demand </w:t>
      </w:r>
      <w:r>
        <w:rPr>
          <w:sz w:val="22"/>
          <w:szCs w:val="22"/>
        </w:rPr>
        <w:t xml:space="preserve">for </w:t>
      </w:r>
      <w:r w:rsidRPr="001969DC">
        <w:rPr>
          <w:sz w:val="22"/>
          <w:szCs w:val="22"/>
        </w:rPr>
        <w:t xml:space="preserve">and supply of </w:t>
      </w:r>
      <w:r>
        <w:rPr>
          <w:sz w:val="22"/>
          <w:szCs w:val="22"/>
        </w:rPr>
        <w:t>ITEC</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We examine two types of transfer rules for ITEC:</w:t>
      </w:r>
      <w:r>
        <w:rPr>
          <w:sz w:val="22"/>
          <w:szCs w:val="22"/>
        </w:rPr>
        <w:t xml:space="preserve"> “</w:t>
      </w:r>
      <w:r w:rsidRPr="001969DC">
        <w:rPr>
          <w:sz w:val="22"/>
          <w:szCs w:val="22"/>
        </w:rPr>
        <w:t>Buy side</w:t>
      </w:r>
      <w:r>
        <w:rPr>
          <w:sz w:val="22"/>
          <w:szCs w:val="22"/>
        </w:rPr>
        <w:t>”</w:t>
      </w:r>
      <w:r w:rsidRPr="001969DC">
        <w:rPr>
          <w:sz w:val="22"/>
          <w:szCs w:val="22"/>
        </w:rPr>
        <w:t xml:space="preserve"> transfer rules</w:t>
      </w:r>
      <w:r>
        <w:rPr>
          <w:sz w:val="22"/>
          <w:szCs w:val="22"/>
        </w:rPr>
        <w:t xml:space="preserve"> and “</w:t>
      </w:r>
      <w:r w:rsidRPr="001969DC">
        <w:rPr>
          <w:sz w:val="22"/>
          <w:szCs w:val="22"/>
        </w:rPr>
        <w:t>Sell side</w:t>
      </w:r>
      <w:r>
        <w:rPr>
          <w:sz w:val="22"/>
          <w:szCs w:val="22"/>
        </w:rPr>
        <w:t>”</w:t>
      </w:r>
      <w:r w:rsidRPr="001969DC">
        <w:rPr>
          <w:sz w:val="22"/>
          <w:szCs w:val="22"/>
        </w:rPr>
        <w:t xml:space="preserve"> transfer rules (fixed tax on transfers vs. dynamic salmon savings)</w:t>
      </w:r>
      <w:r>
        <w:rPr>
          <w:sz w:val="22"/>
          <w:szCs w:val="22"/>
        </w:rPr>
        <w:t xml:space="preserve">. </w:t>
      </w:r>
      <w:r w:rsidRPr="001969DC">
        <w:rPr>
          <w:sz w:val="22"/>
          <w:szCs w:val="22"/>
        </w:rPr>
        <w:t xml:space="preserve">We recommend that the best outcome is likely to come from using both kinds of transfer rules together to support incentives for Chinook </w:t>
      </w:r>
      <w:r>
        <w:rPr>
          <w:sz w:val="22"/>
          <w:szCs w:val="22"/>
        </w:rPr>
        <w:t xml:space="preserve">salmon </w:t>
      </w:r>
      <w:r w:rsidRPr="001969DC">
        <w:rPr>
          <w:sz w:val="22"/>
          <w:szCs w:val="22"/>
        </w:rPr>
        <w:t>bycatch avoidance, especially during times of low salmon encounters.</w:t>
      </w:r>
    </w:p>
    <w:p w:rsidR="00E560D2" w:rsidRDefault="00E560D2" w:rsidP="00E560D2">
      <w:pPr>
        <w:spacing w:line="480" w:lineRule="auto"/>
        <w:rPr>
          <w:sz w:val="22"/>
          <w:szCs w:val="22"/>
        </w:rPr>
      </w:pPr>
    </w:p>
    <w:p w:rsidR="00E560D2" w:rsidRPr="00B37D3F" w:rsidRDefault="00E560D2" w:rsidP="00E560D2">
      <w:pPr>
        <w:keepNext/>
        <w:spacing w:line="480" w:lineRule="auto"/>
        <w:outlineLvl w:val="0"/>
        <w:rPr>
          <w:b/>
          <w:i/>
          <w:sz w:val="22"/>
          <w:szCs w:val="22"/>
        </w:rPr>
      </w:pPr>
      <w:r w:rsidRPr="00B37D3F">
        <w:rPr>
          <w:b/>
          <w:i/>
          <w:sz w:val="22"/>
          <w:szCs w:val="22"/>
        </w:rPr>
        <w:t>Buy Side Transfer Limits:</w:t>
      </w:r>
    </w:p>
    <w:p w:rsidR="00E560D2" w:rsidRPr="001969DC" w:rsidRDefault="00E560D2" w:rsidP="00E560D2">
      <w:pPr>
        <w:spacing w:line="480" w:lineRule="auto"/>
        <w:rPr>
          <w:sz w:val="22"/>
          <w:szCs w:val="22"/>
        </w:rPr>
      </w:pPr>
      <w:r w:rsidRPr="001969DC">
        <w:rPr>
          <w:sz w:val="22"/>
          <w:szCs w:val="22"/>
        </w:rPr>
        <w:t xml:space="preserve">So that a poorly performing vessel (one at the 2/3 allocation level) can never obtain more than its original allocation through purchase we recommend the following buy side transfer limit: </w:t>
      </w:r>
      <w:r>
        <w:rPr>
          <w:sz w:val="22"/>
          <w:szCs w:val="22"/>
        </w:rPr>
        <w:t>“</w:t>
      </w:r>
      <w:r w:rsidRPr="001969DC">
        <w:rPr>
          <w:sz w:val="22"/>
          <w:szCs w:val="22"/>
        </w:rPr>
        <w:t>in each season only an amount less than 1/3 of a vessel’s credits allocation for that season may be purchased.</w:t>
      </w:r>
      <w:r>
        <w:rPr>
          <w:sz w:val="22"/>
          <w:szCs w:val="22"/>
        </w:rPr>
        <w:t>”</w:t>
      </w:r>
      <w:r w:rsidRPr="001969DC">
        <w:rPr>
          <w:sz w:val="22"/>
          <w:szCs w:val="22"/>
        </w:rPr>
        <w:t xml:space="preserve"> This means that the worst performers (with lower allocations) will be able to buy fewer credits, while the better performers, with larger initial allocations, are further rewarded with the ability to potentially buy more if needed. This fixed buy-side transfer limit is simple to implement and should not affect the profitability of the sector</w:t>
      </w:r>
      <w:r>
        <w:rPr>
          <w:sz w:val="22"/>
          <w:szCs w:val="22"/>
        </w:rPr>
        <w:t xml:space="preserve"> but is likely to encourage the transfer of pollock catch shares to “clean” boats.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The benefits of this simple rule are</w:t>
      </w:r>
      <w:r>
        <w:rPr>
          <w:sz w:val="22"/>
          <w:szCs w:val="22"/>
        </w:rPr>
        <w:t xml:space="preserve"> that</w:t>
      </w:r>
      <w:r w:rsidRPr="001969DC">
        <w:rPr>
          <w:sz w:val="22"/>
          <w:szCs w:val="22"/>
        </w:rPr>
        <w:t>:</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 xml:space="preserve">It addresses </w:t>
      </w:r>
      <w:r w:rsidRPr="001969DC">
        <w:rPr>
          <w:i/>
          <w:sz w:val="22"/>
          <w:szCs w:val="22"/>
        </w:rPr>
        <w:t>individual vessel</w:t>
      </w:r>
      <w:r w:rsidRPr="001969DC">
        <w:rPr>
          <w:sz w:val="22"/>
          <w:szCs w:val="22"/>
        </w:rPr>
        <w:t xml:space="preserve"> incentives (</w:t>
      </w:r>
      <w:r>
        <w:rPr>
          <w:sz w:val="22"/>
          <w:szCs w:val="22"/>
        </w:rPr>
        <w:t>a requirement of the ICA alternative in the PPA</w:t>
      </w:r>
      <w:r w:rsidRPr="001969DC">
        <w:rPr>
          <w:sz w:val="22"/>
          <w:szCs w:val="22"/>
        </w:rPr>
        <w:t>)</w:t>
      </w:r>
      <w:r>
        <w:rPr>
          <w:sz w:val="22"/>
          <w:szCs w:val="22"/>
        </w:rPr>
        <w:t>.</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 xml:space="preserve">It addresses the possible abuse of abundant </w:t>
      </w:r>
      <w:r>
        <w:rPr>
          <w:sz w:val="22"/>
          <w:szCs w:val="22"/>
        </w:rPr>
        <w:t>ITEC</w:t>
      </w:r>
      <w:r w:rsidRPr="001969DC">
        <w:rPr>
          <w:sz w:val="22"/>
          <w:szCs w:val="22"/>
        </w:rPr>
        <w:t xml:space="preserve"> during low salmon abundance years</w:t>
      </w:r>
      <w:r>
        <w:rPr>
          <w:sz w:val="22"/>
          <w:szCs w:val="22"/>
        </w:rPr>
        <w:t>.</w:t>
      </w:r>
      <w:r w:rsidRPr="001969DC">
        <w:rPr>
          <w:sz w:val="22"/>
          <w:szCs w:val="22"/>
        </w:rPr>
        <w:t xml:space="preserve"> (</w:t>
      </w:r>
      <w:r>
        <w:rPr>
          <w:sz w:val="22"/>
          <w:szCs w:val="22"/>
        </w:rPr>
        <w:t>a requirement of the ICA alternative in the PPA</w:t>
      </w:r>
      <w:r w:rsidRPr="001969DC">
        <w:rPr>
          <w:sz w:val="22"/>
          <w:szCs w:val="22"/>
        </w:rPr>
        <w:t>: influences decisions a</w:t>
      </w:r>
      <w:r>
        <w:rPr>
          <w:sz w:val="22"/>
          <w:szCs w:val="22"/>
        </w:rPr>
        <w:t>t</w:t>
      </w:r>
      <w:r w:rsidRPr="001969DC">
        <w:rPr>
          <w:sz w:val="22"/>
          <w:szCs w:val="22"/>
        </w:rPr>
        <w:t xml:space="preserve"> levels well below the hard</w:t>
      </w:r>
      <w:r>
        <w:rPr>
          <w:sz w:val="22"/>
          <w:szCs w:val="22"/>
        </w:rPr>
        <w:t xml:space="preserve"> </w:t>
      </w:r>
      <w:r w:rsidRPr="001969DC">
        <w:rPr>
          <w:sz w:val="22"/>
          <w:szCs w:val="22"/>
        </w:rPr>
        <w:t>cap)</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 xml:space="preserve">It will not affect the completion of </w:t>
      </w:r>
      <w:r>
        <w:rPr>
          <w:sz w:val="22"/>
          <w:szCs w:val="22"/>
        </w:rPr>
        <w:t>p</w:t>
      </w:r>
      <w:r w:rsidRPr="001969DC">
        <w:rPr>
          <w:sz w:val="22"/>
          <w:szCs w:val="22"/>
        </w:rPr>
        <w:t>ollock harvest (as shown in historical simulations)</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It reinforces the incentives provided by the legacy allocation system because vessel ITEC allocations (</w:t>
      </w:r>
      <w:r w:rsidRPr="00B37D3F">
        <w:rPr>
          <w:i/>
          <w:sz w:val="22"/>
          <w:szCs w:val="22"/>
        </w:rPr>
        <w:t>P</w:t>
      </w:r>
      <w:r w:rsidRPr="001969DC">
        <w:rPr>
          <w:sz w:val="22"/>
          <w:szCs w:val="22"/>
        </w:rPr>
        <w:t>) and buy side limits move in tandem. (</w:t>
      </w:r>
      <w:r>
        <w:rPr>
          <w:sz w:val="22"/>
          <w:szCs w:val="22"/>
        </w:rPr>
        <w:t>a requirement of the ICA alternative in the PPA</w:t>
      </w:r>
      <w:r w:rsidRPr="001969DC">
        <w:rPr>
          <w:sz w:val="22"/>
          <w:szCs w:val="22"/>
        </w:rPr>
        <w:t>: reward vessels that avoid bycatch and penalize those that do not)</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Insofar as it depends on the allocation proportion</w:t>
      </w:r>
      <w:r>
        <w:rPr>
          <w:sz w:val="22"/>
          <w:szCs w:val="22"/>
        </w:rPr>
        <w:t xml:space="preserve"> factor</w:t>
      </w:r>
      <w:r w:rsidRPr="001969DC">
        <w:rPr>
          <w:sz w:val="22"/>
          <w:szCs w:val="22"/>
        </w:rPr>
        <w:t xml:space="preserve">, </w:t>
      </w:r>
      <w:r w:rsidRPr="00B37D3F">
        <w:rPr>
          <w:i/>
          <w:sz w:val="22"/>
          <w:szCs w:val="22"/>
        </w:rPr>
        <w:t>P</w:t>
      </w:r>
      <w:r w:rsidRPr="001969DC">
        <w:rPr>
          <w:sz w:val="22"/>
          <w:szCs w:val="22"/>
        </w:rPr>
        <w:t xml:space="preserve">, the buy-side limit is more vulnerable to readjustment during times of low salmon abundance, </w:t>
      </w:r>
      <w:r>
        <w:rPr>
          <w:sz w:val="22"/>
          <w:szCs w:val="22"/>
        </w:rPr>
        <w:t>strengthening incentive to reduce bycatch</w:t>
      </w:r>
      <w:r w:rsidRPr="001969DC">
        <w:rPr>
          <w:sz w:val="22"/>
          <w:szCs w:val="22"/>
        </w:rPr>
        <w:t>. (</w:t>
      </w:r>
      <w:r>
        <w:rPr>
          <w:sz w:val="22"/>
          <w:szCs w:val="22"/>
        </w:rPr>
        <w:t>A requirement of the ICA alternative in the PPA</w:t>
      </w:r>
      <w:r w:rsidRPr="001969DC">
        <w:rPr>
          <w:sz w:val="22"/>
          <w:szCs w:val="22"/>
        </w:rPr>
        <w:t>: create incentives at all levels of abundance in all years</w:t>
      </w:r>
      <w:r>
        <w:rPr>
          <w:sz w:val="22"/>
          <w:szCs w:val="22"/>
        </w:rPr>
        <w:t>.</w:t>
      </w:r>
      <w:r w:rsidRPr="001969DC">
        <w:rPr>
          <w:sz w:val="22"/>
          <w:szCs w:val="22"/>
        </w:rPr>
        <w:t>)</w:t>
      </w:r>
    </w:p>
    <w:p w:rsidR="00E560D2" w:rsidRPr="001969DC" w:rsidRDefault="00E560D2" w:rsidP="00E560D2">
      <w:pPr>
        <w:numPr>
          <w:ilvl w:val="0"/>
          <w:numId w:val="21"/>
        </w:numPr>
        <w:tabs>
          <w:tab w:val="left" w:pos="900"/>
        </w:tabs>
        <w:spacing w:line="480" w:lineRule="auto"/>
        <w:ind w:left="900" w:hanging="540"/>
        <w:rPr>
          <w:sz w:val="22"/>
          <w:szCs w:val="22"/>
        </w:rPr>
      </w:pPr>
      <w:r w:rsidRPr="001969DC">
        <w:rPr>
          <w:sz w:val="22"/>
          <w:szCs w:val="22"/>
        </w:rPr>
        <w:t>It provides additional incentives for the worst performing vessels to reduce bycatch, in order to increase their proportional allocation factor and enable the purchases of additional credits. (</w:t>
      </w:r>
      <w:r>
        <w:rPr>
          <w:sz w:val="22"/>
          <w:szCs w:val="22"/>
        </w:rPr>
        <w:t>a requirement of the ICA alternative in the PPA</w:t>
      </w:r>
      <w:r w:rsidRPr="001969DC">
        <w:rPr>
          <w:sz w:val="22"/>
          <w:szCs w:val="22"/>
        </w:rPr>
        <w:t>)</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rPr>
          <w:sz w:val="22"/>
          <w:szCs w:val="22"/>
        </w:rPr>
      </w:pPr>
      <w:r w:rsidRPr="001969DC">
        <w:rPr>
          <w:sz w:val="22"/>
          <w:szCs w:val="22"/>
        </w:rPr>
        <w:t>Again, a buy side transfer limit means that the worst performers (those with lower allocations) can buy fewer credits. Thus, it resonates with the legacy system, and it augments incentive for salmon avoidance during periods of low encounters.</w:t>
      </w:r>
    </w:p>
    <w:p w:rsidR="00E560D2" w:rsidRDefault="00E560D2" w:rsidP="00E560D2">
      <w:pPr>
        <w:spacing w:line="480" w:lineRule="auto"/>
        <w:rPr>
          <w:sz w:val="22"/>
          <w:szCs w:val="22"/>
        </w:rPr>
      </w:pPr>
    </w:p>
    <w:p w:rsidR="00E560D2" w:rsidRPr="00B37D3F" w:rsidRDefault="00E560D2" w:rsidP="00E560D2">
      <w:pPr>
        <w:keepNext/>
        <w:spacing w:line="480" w:lineRule="auto"/>
        <w:outlineLvl w:val="0"/>
        <w:rPr>
          <w:b/>
          <w:i/>
          <w:sz w:val="22"/>
          <w:szCs w:val="22"/>
        </w:rPr>
      </w:pPr>
      <w:r w:rsidRPr="00B37D3F">
        <w:rPr>
          <w:b/>
          <w:i/>
          <w:sz w:val="22"/>
          <w:szCs w:val="22"/>
        </w:rPr>
        <w:t>Sell Side Transfer Limits: (Dynamic Salmon Savings)</w:t>
      </w:r>
    </w:p>
    <w:p w:rsidR="00E560D2" w:rsidRPr="00B37D3F" w:rsidRDefault="00E560D2" w:rsidP="00E560D2">
      <w:pPr>
        <w:keepNext/>
        <w:spacing w:line="480" w:lineRule="auto"/>
        <w:outlineLvl w:val="0"/>
        <w:rPr>
          <w:sz w:val="22"/>
          <w:szCs w:val="22"/>
          <w:u w:val="single"/>
        </w:rPr>
      </w:pPr>
      <w:r w:rsidRPr="00B37D3F">
        <w:rPr>
          <w:sz w:val="22"/>
          <w:szCs w:val="22"/>
          <w:u w:val="single"/>
        </w:rPr>
        <w:t>Fixed Transfer Tax:</w:t>
      </w:r>
    </w:p>
    <w:p w:rsidR="00E560D2" w:rsidRPr="001969DC" w:rsidRDefault="00E560D2" w:rsidP="00E560D2">
      <w:pPr>
        <w:spacing w:line="480" w:lineRule="auto"/>
        <w:rPr>
          <w:sz w:val="22"/>
          <w:szCs w:val="22"/>
        </w:rPr>
      </w:pPr>
      <w:r w:rsidRPr="001969DC">
        <w:rPr>
          <w:sz w:val="22"/>
          <w:szCs w:val="22"/>
        </w:rPr>
        <w:t xml:space="preserve">A fixed sell-side transfer tax is not desirable to industry as it can potentially limit the </w:t>
      </w:r>
      <w:r>
        <w:rPr>
          <w:sz w:val="22"/>
          <w:szCs w:val="22"/>
        </w:rPr>
        <w:t>p</w:t>
      </w:r>
      <w:r w:rsidRPr="001969DC">
        <w:rPr>
          <w:sz w:val="22"/>
          <w:szCs w:val="22"/>
        </w:rPr>
        <w:t xml:space="preserve">ollock harvest. Neither is it desirable to Chinook </w:t>
      </w:r>
      <w:r>
        <w:rPr>
          <w:sz w:val="22"/>
          <w:szCs w:val="22"/>
        </w:rPr>
        <w:t xml:space="preserve">salmon </w:t>
      </w:r>
      <w:r w:rsidRPr="001969DC">
        <w:rPr>
          <w:sz w:val="22"/>
          <w:szCs w:val="22"/>
        </w:rPr>
        <w:t xml:space="preserve">conservation as it is dependent upon transfers taking place. During years of low salmon encounter, very few transfers will take place, reducing the effectiveness of a fixed transfer tax exactly when it is </w:t>
      </w:r>
      <w:r>
        <w:rPr>
          <w:sz w:val="22"/>
          <w:szCs w:val="22"/>
        </w:rPr>
        <w:t xml:space="preserve">most </w:t>
      </w:r>
      <w:r w:rsidRPr="001969DC">
        <w:rPr>
          <w:sz w:val="22"/>
          <w:szCs w:val="22"/>
        </w:rPr>
        <w:t xml:space="preserve">needed. Conversely, transfers of ITEC occur more frequently and in greater volume during years of moderate to high salmon encounter; at these times, a fixed transfer tax will increase the burden of an already limited ITEC supply. Such times are when credits are most needed by the </w:t>
      </w:r>
      <w:r>
        <w:rPr>
          <w:sz w:val="22"/>
          <w:szCs w:val="22"/>
        </w:rPr>
        <w:t>p</w:t>
      </w:r>
      <w:r w:rsidRPr="001969DC">
        <w:rPr>
          <w:sz w:val="22"/>
          <w:szCs w:val="22"/>
        </w:rPr>
        <w:t>ollock industry. Fixed transfer taxes are not a good fit to this problem.</w:t>
      </w:r>
    </w:p>
    <w:p w:rsidR="00E560D2" w:rsidRPr="001969DC" w:rsidRDefault="00E560D2" w:rsidP="00E560D2">
      <w:pPr>
        <w:spacing w:line="480" w:lineRule="auto"/>
        <w:rPr>
          <w:sz w:val="22"/>
          <w:szCs w:val="22"/>
        </w:rPr>
      </w:pPr>
    </w:p>
    <w:p w:rsidR="00E560D2" w:rsidRPr="001969DC" w:rsidRDefault="00E560D2" w:rsidP="00E560D2">
      <w:pPr>
        <w:keepNext/>
        <w:spacing w:line="480" w:lineRule="auto"/>
        <w:outlineLvl w:val="0"/>
        <w:rPr>
          <w:sz w:val="22"/>
          <w:szCs w:val="22"/>
          <w:u w:val="single"/>
        </w:rPr>
      </w:pPr>
      <w:r w:rsidRPr="001969DC">
        <w:rPr>
          <w:sz w:val="22"/>
          <w:szCs w:val="22"/>
          <w:u w:val="single"/>
        </w:rPr>
        <w:t>Dynamic Salmon Savings (DSS):</w:t>
      </w:r>
    </w:p>
    <w:p w:rsidR="00E560D2" w:rsidRPr="001969DC" w:rsidRDefault="00E560D2" w:rsidP="00E560D2">
      <w:pPr>
        <w:spacing w:line="480" w:lineRule="auto"/>
        <w:rPr>
          <w:sz w:val="22"/>
          <w:szCs w:val="22"/>
        </w:rPr>
      </w:pPr>
      <w:r w:rsidRPr="001969DC">
        <w:rPr>
          <w:sz w:val="22"/>
          <w:szCs w:val="22"/>
        </w:rPr>
        <w:t xml:space="preserve">Thus, we </w:t>
      </w:r>
      <w:r>
        <w:rPr>
          <w:sz w:val="22"/>
          <w:szCs w:val="22"/>
        </w:rPr>
        <w:t>suggest</w:t>
      </w:r>
      <w:r w:rsidRPr="001969DC">
        <w:rPr>
          <w:sz w:val="22"/>
          <w:szCs w:val="22"/>
        </w:rPr>
        <w:t xml:space="preserve"> a Dynamic Salmon Savings rule that is adaptive to salmon encounters and will apply to each vessel </w:t>
      </w:r>
      <w:r w:rsidRPr="0037499E">
        <w:rPr>
          <w:sz w:val="22"/>
          <w:szCs w:val="22"/>
        </w:rPr>
        <w:t>after</w:t>
      </w:r>
      <w:r w:rsidRPr="001969DC">
        <w:rPr>
          <w:sz w:val="22"/>
          <w:szCs w:val="22"/>
        </w:rPr>
        <w:t xml:space="preserve"> it completes its </w:t>
      </w:r>
      <w:r>
        <w:rPr>
          <w:sz w:val="22"/>
          <w:szCs w:val="22"/>
        </w:rPr>
        <w:t>p</w:t>
      </w:r>
      <w:r w:rsidRPr="001969DC">
        <w:rPr>
          <w:sz w:val="22"/>
          <w:szCs w:val="22"/>
        </w:rPr>
        <w:t xml:space="preserve">ollock harvest. This is more complicated to implement, but more desirable to Chinook salmon interests than a buy side rule alone or a fixed tax, as it represents a true salmon savings rule </w:t>
      </w:r>
      <w:r w:rsidRPr="0037499E">
        <w:rPr>
          <w:sz w:val="22"/>
          <w:szCs w:val="22"/>
        </w:rPr>
        <w:t xml:space="preserve">(i.e., a salmon exclusion rule) </w:t>
      </w:r>
      <w:r w:rsidRPr="001969DC">
        <w:rPr>
          <w:sz w:val="22"/>
          <w:szCs w:val="22"/>
        </w:rPr>
        <w:t>that creates much more protection for Chinook</w:t>
      </w:r>
      <w:r>
        <w:rPr>
          <w:sz w:val="22"/>
          <w:szCs w:val="22"/>
        </w:rPr>
        <w:t xml:space="preserve"> salmon</w:t>
      </w:r>
      <w:r w:rsidRPr="001969DC">
        <w:rPr>
          <w:sz w:val="22"/>
          <w:szCs w:val="22"/>
        </w:rPr>
        <w:t xml:space="preserve"> during times of low encounters.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Dynamic Salmon Savings rule imposes a constraint on the </w:t>
      </w:r>
      <w:r>
        <w:rPr>
          <w:sz w:val="22"/>
          <w:szCs w:val="22"/>
        </w:rPr>
        <w:t>“</w:t>
      </w:r>
      <w:r w:rsidRPr="001969DC">
        <w:rPr>
          <w:sz w:val="22"/>
          <w:szCs w:val="22"/>
        </w:rPr>
        <w:t>sell</w:t>
      </w:r>
      <w:r>
        <w:rPr>
          <w:sz w:val="22"/>
          <w:szCs w:val="22"/>
        </w:rPr>
        <w:t>”</w:t>
      </w:r>
      <w:r w:rsidRPr="001969DC">
        <w:rPr>
          <w:sz w:val="22"/>
          <w:szCs w:val="22"/>
        </w:rPr>
        <w:t xml:space="preserve"> side of transfers. It includes a </w:t>
      </w:r>
      <w:r w:rsidRPr="0037499E">
        <w:rPr>
          <w:sz w:val="22"/>
          <w:szCs w:val="22"/>
        </w:rPr>
        <w:t>sector specific “salmon savings rate” (SSR)</w:t>
      </w:r>
      <w:r w:rsidRPr="001969DC">
        <w:rPr>
          <w:sz w:val="22"/>
          <w:szCs w:val="22"/>
        </w:rPr>
        <w:t xml:space="preserve"> that is applied to each vessel’s </w:t>
      </w:r>
      <w:r>
        <w:rPr>
          <w:sz w:val="22"/>
          <w:szCs w:val="22"/>
        </w:rPr>
        <w:t>surplus ITEC</w:t>
      </w:r>
      <w:r w:rsidRPr="001969DC">
        <w:rPr>
          <w:sz w:val="22"/>
          <w:szCs w:val="22"/>
        </w:rPr>
        <w:t xml:space="preserve">. </w:t>
      </w:r>
      <w:r>
        <w:rPr>
          <w:sz w:val="22"/>
          <w:szCs w:val="22"/>
        </w:rPr>
        <w:t>Surplus</w:t>
      </w:r>
      <w:r w:rsidRPr="001969DC">
        <w:rPr>
          <w:sz w:val="22"/>
          <w:szCs w:val="22"/>
        </w:rPr>
        <w:t xml:space="preserve"> credits </w:t>
      </w:r>
      <w:r>
        <w:rPr>
          <w:sz w:val="22"/>
          <w:szCs w:val="22"/>
        </w:rPr>
        <w:t>include</w:t>
      </w:r>
      <w:r w:rsidRPr="001969DC">
        <w:rPr>
          <w:sz w:val="22"/>
          <w:szCs w:val="22"/>
        </w:rPr>
        <w:t xml:space="preserve"> </w:t>
      </w:r>
      <w:r>
        <w:rPr>
          <w:sz w:val="22"/>
          <w:szCs w:val="22"/>
        </w:rPr>
        <w:t xml:space="preserve">the remainder of </w:t>
      </w:r>
      <w:r w:rsidRPr="001969DC">
        <w:rPr>
          <w:sz w:val="22"/>
          <w:szCs w:val="22"/>
        </w:rPr>
        <w:t>a vessel’s credits left after filling its B-season quota</w:t>
      </w:r>
      <w:r>
        <w:rPr>
          <w:sz w:val="22"/>
          <w:szCs w:val="22"/>
        </w:rPr>
        <w:t xml:space="preserve"> and any</w:t>
      </w:r>
      <w:r w:rsidRPr="001969DC">
        <w:rPr>
          <w:sz w:val="22"/>
          <w:szCs w:val="22"/>
        </w:rPr>
        <w:t xml:space="preserve"> credits sold prior to filling </w:t>
      </w:r>
      <w:r>
        <w:rPr>
          <w:sz w:val="22"/>
          <w:szCs w:val="22"/>
        </w:rPr>
        <w:t xml:space="preserve">its </w:t>
      </w:r>
      <w:r w:rsidRPr="001969DC">
        <w:rPr>
          <w:sz w:val="22"/>
          <w:szCs w:val="22"/>
        </w:rPr>
        <w:t>quota. The sector specific SSR calculated near the end of the B-season should have the following characteristics:</w:t>
      </w:r>
    </w:p>
    <w:p w:rsidR="00E560D2" w:rsidRPr="001969DC" w:rsidRDefault="00E560D2" w:rsidP="00E560D2">
      <w:pPr>
        <w:numPr>
          <w:ilvl w:val="0"/>
          <w:numId w:val="19"/>
        </w:numPr>
        <w:tabs>
          <w:tab w:val="num" w:pos="900"/>
        </w:tabs>
        <w:spacing w:line="480" w:lineRule="auto"/>
        <w:ind w:left="900" w:hanging="540"/>
        <w:rPr>
          <w:sz w:val="22"/>
          <w:szCs w:val="22"/>
        </w:rPr>
      </w:pPr>
      <w:r w:rsidRPr="001969DC">
        <w:rPr>
          <w:sz w:val="22"/>
          <w:szCs w:val="22"/>
        </w:rPr>
        <w:t>Address the possible abuse of abundant encounter credits during low salmon abundance years.</w:t>
      </w:r>
    </w:p>
    <w:p w:rsidR="00E560D2" w:rsidRPr="001969DC" w:rsidRDefault="00E560D2" w:rsidP="00E560D2">
      <w:pPr>
        <w:numPr>
          <w:ilvl w:val="0"/>
          <w:numId w:val="19"/>
        </w:numPr>
        <w:tabs>
          <w:tab w:val="num" w:pos="900"/>
        </w:tabs>
        <w:spacing w:line="480" w:lineRule="auto"/>
        <w:ind w:left="900" w:hanging="540"/>
        <w:rPr>
          <w:sz w:val="22"/>
          <w:szCs w:val="22"/>
        </w:rPr>
      </w:pPr>
      <w:r w:rsidRPr="001969DC">
        <w:rPr>
          <w:sz w:val="22"/>
          <w:szCs w:val="22"/>
        </w:rPr>
        <w:t xml:space="preserve">Will not adversely affect the completion of </w:t>
      </w:r>
      <w:r>
        <w:rPr>
          <w:sz w:val="22"/>
          <w:szCs w:val="22"/>
        </w:rPr>
        <w:t>p</w:t>
      </w:r>
      <w:r w:rsidRPr="001969DC">
        <w:rPr>
          <w:sz w:val="22"/>
          <w:szCs w:val="22"/>
        </w:rPr>
        <w:t>ollock harvest.</w:t>
      </w:r>
    </w:p>
    <w:p w:rsidR="00E560D2" w:rsidRPr="001969DC" w:rsidRDefault="00E560D2" w:rsidP="00E560D2">
      <w:pPr>
        <w:numPr>
          <w:ilvl w:val="0"/>
          <w:numId w:val="19"/>
        </w:numPr>
        <w:tabs>
          <w:tab w:val="num" w:pos="900"/>
        </w:tabs>
        <w:spacing w:line="480" w:lineRule="auto"/>
        <w:ind w:left="900" w:hanging="540"/>
        <w:rPr>
          <w:sz w:val="22"/>
          <w:szCs w:val="22"/>
        </w:rPr>
      </w:pPr>
      <w:r w:rsidRPr="001969DC">
        <w:rPr>
          <w:sz w:val="22"/>
          <w:szCs w:val="22"/>
        </w:rPr>
        <w:t>And is a function of Chinook salmon abundance.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w:t>
      </w:r>
      <w:r>
        <w:rPr>
          <w:sz w:val="22"/>
          <w:szCs w:val="22"/>
        </w:rPr>
        <w:t>D</w:t>
      </w:r>
      <w:r w:rsidRPr="001969DC">
        <w:rPr>
          <w:sz w:val="22"/>
          <w:szCs w:val="22"/>
        </w:rPr>
        <w:t xml:space="preserve">ynamic </w:t>
      </w:r>
      <w:r>
        <w:rPr>
          <w:sz w:val="22"/>
          <w:szCs w:val="22"/>
        </w:rPr>
        <w:t>S</w:t>
      </w:r>
      <w:r w:rsidRPr="001969DC">
        <w:rPr>
          <w:sz w:val="22"/>
          <w:szCs w:val="22"/>
        </w:rPr>
        <w:t xml:space="preserve">almon </w:t>
      </w:r>
      <w:r>
        <w:rPr>
          <w:sz w:val="22"/>
          <w:szCs w:val="22"/>
        </w:rPr>
        <w:t>S</w:t>
      </w:r>
      <w:r w:rsidRPr="001969DC">
        <w:rPr>
          <w:sz w:val="22"/>
          <w:szCs w:val="22"/>
        </w:rPr>
        <w:t>avings rule consists of two parts:</w:t>
      </w:r>
    </w:p>
    <w:p w:rsidR="00E560D2" w:rsidRPr="001969DC" w:rsidRDefault="00E560D2" w:rsidP="00E560D2">
      <w:pPr>
        <w:numPr>
          <w:ilvl w:val="0"/>
          <w:numId w:val="22"/>
        </w:numPr>
        <w:tabs>
          <w:tab w:val="num" w:pos="900"/>
        </w:tabs>
        <w:spacing w:line="480" w:lineRule="auto"/>
        <w:ind w:left="900" w:hanging="540"/>
        <w:rPr>
          <w:sz w:val="22"/>
          <w:szCs w:val="22"/>
        </w:rPr>
      </w:pPr>
      <w:r w:rsidRPr="001969DC">
        <w:rPr>
          <w:sz w:val="22"/>
          <w:szCs w:val="22"/>
        </w:rPr>
        <w:t xml:space="preserve">A provisional savings rule that applies to vessels that sell credits before </w:t>
      </w:r>
      <w:r>
        <w:rPr>
          <w:sz w:val="22"/>
          <w:szCs w:val="22"/>
        </w:rPr>
        <w:t xml:space="preserve">they </w:t>
      </w:r>
      <w:r w:rsidRPr="001969DC">
        <w:rPr>
          <w:sz w:val="22"/>
          <w:szCs w:val="22"/>
        </w:rPr>
        <w:t>finish fishing in the B-season. The provisional savings rule requires that ITEC savings must be held in reserve to meet the maximum SSR. This promotes salmon savings early in the year.</w:t>
      </w:r>
    </w:p>
    <w:p w:rsidR="00E560D2" w:rsidRPr="001969DC" w:rsidRDefault="00E560D2" w:rsidP="00E560D2">
      <w:pPr>
        <w:numPr>
          <w:ilvl w:val="0"/>
          <w:numId w:val="22"/>
        </w:numPr>
        <w:tabs>
          <w:tab w:val="num" w:pos="900"/>
        </w:tabs>
        <w:spacing w:line="480" w:lineRule="auto"/>
        <w:ind w:left="900" w:hanging="540"/>
        <w:rPr>
          <w:sz w:val="22"/>
          <w:szCs w:val="22"/>
        </w:rPr>
      </w:pPr>
      <w:r w:rsidRPr="001969DC">
        <w:rPr>
          <w:sz w:val="22"/>
          <w:szCs w:val="22"/>
        </w:rPr>
        <w:t xml:space="preserve">Determination of a valid SSR far enough in advance of the end of the season to be useful. SSR is the fraction of </w:t>
      </w:r>
      <w:r>
        <w:rPr>
          <w:sz w:val="22"/>
          <w:szCs w:val="22"/>
        </w:rPr>
        <w:t>surplus ITEC</w:t>
      </w:r>
      <w:r w:rsidRPr="001969DC">
        <w:rPr>
          <w:sz w:val="22"/>
          <w:szCs w:val="22"/>
        </w:rPr>
        <w:t xml:space="preserve"> that must be retired when a vessel completes its fishing. </w:t>
      </w:r>
      <w:r>
        <w:rPr>
          <w:sz w:val="22"/>
          <w:szCs w:val="22"/>
        </w:rPr>
        <w:t>Surplus ITEC</w:t>
      </w:r>
      <w:r w:rsidRPr="001969DC">
        <w:rPr>
          <w:sz w:val="22"/>
          <w:szCs w:val="22"/>
        </w:rPr>
        <w:t xml:space="preserve"> are credits that a vessel did not use to fish its full quota of </w:t>
      </w:r>
      <w:r>
        <w:rPr>
          <w:sz w:val="22"/>
          <w:szCs w:val="22"/>
        </w:rPr>
        <w:t>p</w:t>
      </w:r>
      <w:r w:rsidRPr="001969DC">
        <w:rPr>
          <w:sz w:val="22"/>
          <w:szCs w:val="22"/>
        </w:rPr>
        <w:t>olloc</w:t>
      </w:r>
      <w:r>
        <w:rPr>
          <w:sz w:val="22"/>
          <w:szCs w:val="22"/>
        </w:rPr>
        <w:t>k</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Pr>
          <w:sz w:val="22"/>
          <w:szCs w:val="22"/>
        </w:rPr>
        <w:t>P</w:t>
      </w:r>
      <w:r w:rsidRPr="001969DC">
        <w:rPr>
          <w:sz w:val="22"/>
          <w:szCs w:val="22"/>
        </w:rPr>
        <w:t xml:space="preserve">rior to setting the SSR, transfers </w:t>
      </w:r>
      <w:r>
        <w:rPr>
          <w:sz w:val="22"/>
          <w:szCs w:val="22"/>
        </w:rPr>
        <w:t>would be</w:t>
      </w:r>
      <w:r w:rsidRPr="001969DC">
        <w:rPr>
          <w:sz w:val="22"/>
          <w:szCs w:val="22"/>
        </w:rPr>
        <w:t xml:space="preserve"> allowed</w:t>
      </w:r>
      <w:r>
        <w:rPr>
          <w:sz w:val="22"/>
          <w:szCs w:val="22"/>
        </w:rPr>
        <w:t>,</w:t>
      </w:r>
      <w:r w:rsidRPr="001969DC">
        <w:rPr>
          <w:sz w:val="22"/>
          <w:szCs w:val="22"/>
        </w:rPr>
        <w:t xml:space="preserve"> but only up to some fixed percentage of their </w:t>
      </w:r>
      <w:r>
        <w:rPr>
          <w:sz w:val="22"/>
          <w:szCs w:val="22"/>
        </w:rPr>
        <w:t>residual ITEC, the ITEC</w:t>
      </w:r>
      <w:r w:rsidRPr="001969DC">
        <w:rPr>
          <w:sz w:val="22"/>
          <w:szCs w:val="22"/>
        </w:rPr>
        <w:t xml:space="preserve"> left after filling </w:t>
      </w:r>
      <w:r>
        <w:rPr>
          <w:sz w:val="22"/>
          <w:szCs w:val="22"/>
        </w:rPr>
        <w:t>their</w:t>
      </w:r>
      <w:r w:rsidRPr="001969DC">
        <w:rPr>
          <w:sz w:val="22"/>
          <w:szCs w:val="22"/>
        </w:rPr>
        <w:t xml:space="preserve"> B-season quota </w:t>
      </w:r>
      <w:r>
        <w:rPr>
          <w:sz w:val="22"/>
          <w:szCs w:val="22"/>
        </w:rPr>
        <w:t>less the ITEC</w:t>
      </w:r>
      <w:r w:rsidRPr="001969DC">
        <w:rPr>
          <w:sz w:val="22"/>
          <w:szCs w:val="22"/>
        </w:rPr>
        <w:t xml:space="preserve"> sold prior to filling </w:t>
      </w:r>
      <w:r>
        <w:rPr>
          <w:sz w:val="22"/>
          <w:szCs w:val="22"/>
        </w:rPr>
        <w:t xml:space="preserve">their pollock </w:t>
      </w:r>
      <w:r w:rsidRPr="001969DC">
        <w:rPr>
          <w:sz w:val="22"/>
          <w:szCs w:val="22"/>
        </w:rPr>
        <w:t xml:space="preserve">quota. </w:t>
      </w:r>
      <w:r>
        <w:rPr>
          <w:sz w:val="22"/>
          <w:szCs w:val="22"/>
        </w:rPr>
        <w:t>Residual ITEC</w:t>
      </w:r>
      <w:r w:rsidRPr="001969DC">
        <w:rPr>
          <w:sz w:val="22"/>
          <w:szCs w:val="22"/>
        </w:rPr>
        <w:t xml:space="preserve"> include</w:t>
      </w:r>
      <w:r>
        <w:rPr>
          <w:sz w:val="22"/>
          <w:szCs w:val="22"/>
        </w:rPr>
        <w:t>s</w:t>
      </w:r>
      <w:r w:rsidRPr="001969DC">
        <w:rPr>
          <w:sz w:val="22"/>
          <w:szCs w:val="22"/>
        </w:rPr>
        <w:t xml:space="preserve"> carry-forward from the A-season. The provisional salmon savings rule (PSSR) would require that vessels selling </w:t>
      </w:r>
      <w:r>
        <w:rPr>
          <w:sz w:val="22"/>
          <w:szCs w:val="22"/>
        </w:rPr>
        <w:t>ITEC</w:t>
      </w:r>
      <w:r w:rsidRPr="001969DC">
        <w:rPr>
          <w:sz w:val="22"/>
          <w:szCs w:val="22"/>
        </w:rPr>
        <w:t xml:space="preserve"> early must have a reserve of credits set aside to accommodate the largest possible SSR. This covers the fact the remainder credits include credits sold. It acts as a withholding tax for credits sales.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For example, if a cap is set so that the maximum SSR is 60% (a number that historically will not limit the harvest), then prior to setting the dynamic savings rule (e</w:t>
      </w:r>
      <w:r>
        <w:rPr>
          <w:sz w:val="22"/>
          <w:szCs w:val="22"/>
        </w:rPr>
        <w:t>.</w:t>
      </w:r>
      <w:r w:rsidRPr="001969DC">
        <w:rPr>
          <w:sz w:val="22"/>
          <w:szCs w:val="22"/>
        </w:rPr>
        <w:t>g.</w:t>
      </w:r>
      <w:r>
        <w:rPr>
          <w:sz w:val="22"/>
          <w:szCs w:val="22"/>
        </w:rPr>
        <w:t>,</w:t>
      </w:r>
      <w:r w:rsidRPr="001969DC">
        <w:rPr>
          <w:sz w:val="22"/>
          <w:szCs w:val="22"/>
        </w:rPr>
        <w:t xml:space="preserve"> throughout the A-season), boats that have finished fishing early can only sell up to 40% of their </w:t>
      </w:r>
      <w:r>
        <w:rPr>
          <w:sz w:val="22"/>
          <w:szCs w:val="22"/>
        </w:rPr>
        <w:t>residual ITEC</w:t>
      </w:r>
      <w:r w:rsidRPr="001969DC">
        <w:rPr>
          <w:sz w:val="22"/>
          <w:szCs w:val="22"/>
        </w:rPr>
        <w:t xml:space="preserve">. The PSSR = 60%, or the maximum SSR. Thus, if a vessel wishes to sell 40 credits early in the year, it must keep 60 ITEC </w:t>
      </w:r>
      <w:r w:rsidRPr="001969DC">
        <w:rPr>
          <w:i/>
          <w:sz w:val="22"/>
          <w:szCs w:val="22"/>
        </w:rPr>
        <w:t>in reserve</w:t>
      </w:r>
      <w:r w:rsidRPr="001969DC">
        <w:rPr>
          <w:sz w:val="22"/>
          <w:szCs w:val="22"/>
        </w:rPr>
        <w:t xml:space="preserve"> until the SSR is calculated. This PSSR reserve acts as a </w:t>
      </w:r>
      <w:r w:rsidRPr="001969DC">
        <w:rPr>
          <w:i/>
          <w:sz w:val="22"/>
          <w:szCs w:val="22"/>
        </w:rPr>
        <w:t>de facto</w:t>
      </w:r>
      <w:r w:rsidRPr="001969DC">
        <w:rPr>
          <w:sz w:val="22"/>
          <w:szCs w:val="22"/>
        </w:rPr>
        <w:t xml:space="preserve"> conservative salmon savings rule governing transfers until the SSR is posted. It operates like </w:t>
      </w:r>
      <w:r>
        <w:rPr>
          <w:sz w:val="22"/>
          <w:szCs w:val="22"/>
        </w:rPr>
        <w:t>“</w:t>
      </w:r>
      <w:r w:rsidRPr="001969DC">
        <w:rPr>
          <w:sz w:val="22"/>
          <w:szCs w:val="22"/>
        </w:rPr>
        <w:t>tax withholding</w:t>
      </w:r>
      <w:r>
        <w:rPr>
          <w:sz w:val="22"/>
          <w:szCs w:val="22"/>
        </w:rPr>
        <w:t>”</w:t>
      </w:r>
      <w:r w:rsidRPr="001969DC">
        <w:rPr>
          <w:sz w:val="22"/>
          <w:szCs w:val="22"/>
        </w:rPr>
        <w:t xml:space="preserve"> and protects (holds ITEC in reserve) a large fraction of salmon until the SSR is posted.</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A provisional savings rule prevents potential abuses that may occur if vessels sell </w:t>
      </w:r>
      <w:r>
        <w:rPr>
          <w:sz w:val="22"/>
          <w:szCs w:val="22"/>
        </w:rPr>
        <w:t>ITEC</w:t>
      </w:r>
      <w:r w:rsidRPr="001969DC">
        <w:rPr>
          <w:sz w:val="22"/>
          <w:szCs w:val="22"/>
        </w:rPr>
        <w:t xml:space="preserve"> before they </w:t>
      </w:r>
      <w:r>
        <w:rPr>
          <w:sz w:val="22"/>
          <w:szCs w:val="22"/>
        </w:rPr>
        <w:t>“</w:t>
      </w:r>
      <w:r w:rsidRPr="001969DC">
        <w:rPr>
          <w:sz w:val="22"/>
          <w:szCs w:val="22"/>
        </w:rPr>
        <w:t>finish</w:t>
      </w:r>
      <w:r>
        <w:rPr>
          <w:sz w:val="22"/>
          <w:szCs w:val="22"/>
        </w:rPr>
        <w:t>”</w:t>
      </w:r>
      <w:r w:rsidRPr="001969DC">
        <w:rPr>
          <w:sz w:val="22"/>
          <w:szCs w:val="22"/>
        </w:rPr>
        <w:t xml:space="preserve"> fishing. Since </w:t>
      </w:r>
      <w:r>
        <w:rPr>
          <w:sz w:val="22"/>
          <w:szCs w:val="22"/>
        </w:rPr>
        <w:t>ITEC</w:t>
      </w:r>
      <w:r w:rsidRPr="001969DC">
        <w:rPr>
          <w:sz w:val="22"/>
          <w:szCs w:val="22"/>
        </w:rPr>
        <w:t xml:space="preserve"> would not be retired until a vessel </w:t>
      </w:r>
      <w:r>
        <w:rPr>
          <w:sz w:val="22"/>
          <w:szCs w:val="22"/>
        </w:rPr>
        <w:t>“</w:t>
      </w:r>
      <w:r w:rsidRPr="001969DC">
        <w:rPr>
          <w:sz w:val="22"/>
          <w:szCs w:val="22"/>
        </w:rPr>
        <w:t>completes</w:t>
      </w:r>
      <w:r>
        <w:rPr>
          <w:sz w:val="22"/>
          <w:szCs w:val="22"/>
        </w:rPr>
        <w:t>”</w:t>
      </w:r>
      <w:r w:rsidRPr="001969DC">
        <w:rPr>
          <w:sz w:val="22"/>
          <w:szCs w:val="22"/>
        </w:rPr>
        <w:t xml:space="preserve"> fishing, a vessel could sell all of its credits before fishing its complete </w:t>
      </w:r>
      <w:r>
        <w:rPr>
          <w:sz w:val="22"/>
          <w:szCs w:val="22"/>
        </w:rPr>
        <w:t>p</w:t>
      </w:r>
      <w:r w:rsidRPr="001969DC">
        <w:rPr>
          <w:sz w:val="22"/>
          <w:szCs w:val="22"/>
        </w:rPr>
        <w:t>ollock allocation as a strategy to avoid having ITEC retired. A provisional savings rule prevents this exploitation by requiring that the appropriate ratio of credits be set in reserve for each transfer that occurs before a vessel finishes fishing or before the SSR is set (as in the preceding example).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Numerical experiments with the Inshore sector daily data over an 8</w:t>
      </w:r>
      <w:r>
        <w:rPr>
          <w:sz w:val="22"/>
          <w:szCs w:val="22"/>
        </w:rPr>
        <w:t>-</w:t>
      </w:r>
      <w:r w:rsidRPr="001969DC">
        <w:rPr>
          <w:sz w:val="22"/>
          <w:szCs w:val="22"/>
        </w:rPr>
        <w:t xml:space="preserve">year period suggest that calculating the SSR when 2/3 of the B-season sector </w:t>
      </w:r>
      <w:r>
        <w:rPr>
          <w:sz w:val="22"/>
          <w:szCs w:val="22"/>
        </w:rPr>
        <w:t>p</w:t>
      </w:r>
      <w:r w:rsidRPr="001969DC">
        <w:rPr>
          <w:sz w:val="22"/>
          <w:szCs w:val="22"/>
        </w:rPr>
        <w:t xml:space="preserve">ollock quota are caught (2/3 sector TAC) gives the best result, in terms of estimating the credits needed to complete the season (see Appendix B for details on calculating the SSR). This is the </w:t>
      </w:r>
      <w:r>
        <w:rPr>
          <w:sz w:val="22"/>
          <w:szCs w:val="22"/>
        </w:rPr>
        <w:t>“</w:t>
      </w:r>
      <w:r w:rsidRPr="001969DC">
        <w:rPr>
          <w:sz w:val="22"/>
          <w:szCs w:val="22"/>
        </w:rPr>
        <w:t>estimated total sector by-catch for the B-season.</w:t>
      </w:r>
      <w:r>
        <w:rPr>
          <w:sz w:val="22"/>
          <w:szCs w:val="22"/>
        </w:rPr>
        <w:t>”</w:t>
      </w:r>
      <w:r w:rsidRPr="001969DC">
        <w:rPr>
          <w:sz w:val="22"/>
          <w:szCs w:val="22"/>
        </w:rPr>
        <w:t xml:space="preserve"> This estimate normally occurs between August 29 and Sept 16 (Appendix B). This tends to happen later in low salmon abundance years (when fewer transfers are needed) and occurs earlier in moderate to high abundance years (see </w:t>
      </w:r>
      <w:fldSimple w:instr=" REF _Ref220712254 \h  \* MERGEFORMAT ">
        <w:r w:rsidRPr="001969DC">
          <w:rPr>
            <w:sz w:val="22"/>
            <w:szCs w:val="22"/>
          </w:rPr>
          <w:t xml:space="preserve">Table B - </w:t>
        </w:r>
        <w:r>
          <w:rPr>
            <w:noProof/>
            <w:sz w:val="22"/>
            <w:szCs w:val="22"/>
          </w:rPr>
          <w:t>1</w:t>
        </w:r>
      </w:fldSimple>
      <w:r w:rsidRPr="001969DC">
        <w:rPr>
          <w:sz w:val="22"/>
          <w:szCs w:val="22"/>
        </w:rPr>
        <w:t xml:space="preserve">).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A dynamic salmon savings rule should increase the effectiveness of a market-incentive plan with regards to protecting Chinook salmon and meeting the </w:t>
      </w:r>
      <w:r>
        <w:rPr>
          <w:sz w:val="22"/>
          <w:szCs w:val="22"/>
        </w:rPr>
        <w:t xml:space="preserve">PPA ICA alternative </w:t>
      </w:r>
      <w:r w:rsidRPr="001969DC">
        <w:rPr>
          <w:sz w:val="22"/>
          <w:szCs w:val="22"/>
        </w:rPr>
        <w:t xml:space="preserve">requirements. One of the primary criticisms of the </w:t>
      </w:r>
      <w:r>
        <w:rPr>
          <w:sz w:val="22"/>
          <w:szCs w:val="22"/>
        </w:rPr>
        <w:t>60,000</w:t>
      </w:r>
      <w:r w:rsidRPr="001969DC">
        <w:rPr>
          <w:sz w:val="22"/>
          <w:szCs w:val="22"/>
        </w:rPr>
        <w:t xml:space="preserve"> hard cap on Chinook salmon bycatch is that it is set too high. This level of hard cap poses the problem of satisfying the requirement of incentivizing reduced salmon bycatch at all levels of abundance. A lower hard cap, is one possible solution. However, historical data show that salmon encounter rates vary over a wide range. A low hard cap can pose significant financial </w:t>
      </w:r>
      <w:r>
        <w:rPr>
          <w:sz w:val="22"/>
          <w:szCs w:val="22"/>
        </w:rPr>
        <w:t>risk for the</w:t>
      </w:r>
      <w:r w:rsidRPr="001969DC">
        <w:rPr>
          <w:sz w:val="22"/>
          <w:szCs w:val="22"/>
        </w:rPr>
        <w:t xml:space="preserve"> </w:t>
      </w:r>
      <w:r>
        <w:rPr>
          <w:sz w:val="22"/>
          <w:szCs w:val="22"/>
        </w:rPr>
        <w:t>p</w:t>
      </w:r>
      <w:r w:rsidRPr="001969DC">
        <w:rPr>
          <w:sz w:val="22"/>
          <w:szCs w:val="22"/>
        </w:rPr>
        <w:t>ollock fishery during years of high salmon encounter (</w:t>
      </w:r>
      <w:r>
        <w:rPr>
          <w:sz w:val="22"/>
          <w:szCs w:val="22"/>
        </w:rPr>
        <w:t>indeed, historic performance suggests that a 60,000</w:t>
      </w:r>
      <w:r w:rsidRPr="001969DC">
        <w:rPr>
          <w:sz w:val="22"/>
          <w:szCs w:val="22"/>
        </w:rPr>
        <w:t xml:space="preserve"> hard cap </w:t>
      </w:r>
      <w:r>
        <w:rPr>
          <w:sz w:val="22"/>
          <w:szCs w:val="22"/>
        </w:rPr>
        <w:t xml:space="preserve">would have created </w:t>
      </w:r>
      <w:r w:rsidRPr="001969DC">
        <w:rPr>
          <w:sz w:val="22"/>
          <w:szCs w:val="22"/>
        </w:rPr>
        <w:t xml:space="preserve">financial </w:t>
      </w:r>
      <w:r>
        <w:rPr>
          <w:sz w:val="22"/>
          <w:szCs w:val="22"/>
        </w:rPr>
        <w:t xml:space="preserve">risk for some vessels </w:t>
      </w:r>
      <w:r w:rsidRPr="001969DC">
        <w:rPr>
          <w:sz w:val="22"/>
          <w:szCs w:val="22"/>
        </w:rPr>
        <w:t xml:space="preserve">even during years of moderate salmon abundance: </w:t>
      </w:r>
      <w:fldSimple w:instr=" REF _Ref220714027 \h  \* MERGEFORMAT ">
        <w:r w:rsidRPr="001969DC">
          <w:rPr>
            <w:bCs/>
            <w:sz w:val="22"/>
            <w:szCs w:val="22"/>
          </w:rPr>
          <w:t xml:space="preserve">Figure </w:t>
        </w:r>
      </w:fldSimple>
      <w:r w:rsidR="009D1EAC">
        <w:rPr>
          <w:sz w:val="22"/>
          <w:szCs w:val="22"/>
        </w:rPr>
        <w:t>6</w:t>
      </w:r>
      <w:r w:rsidRPr="001969DC">
        <w:rPr>
          <w:sz w:val="22"/>
          <w:szCs w:val="22"/>
        </w:rPr>
        <w:t xml:space="preserve">). Conversely, a high hard cap </w:t>
      </w:r>
      <w:r>
        <w:rPr>
          <w:sz w:val="22"/>
          <w:szCs w:val="22"/>
        </w:rPr>
        <w:t>would</w:t>
      </w:r>
      <w:r w:rsidRPr="001969DC">
        <w:rPr>
          <w:sz w:val="22"/>
          <w:szCs w:val="22"/>
        </w:rPr>
        <w:t xml:space="preserve"> result in excess </w:t>
      </w:r>
      <w:r>
        <w:rPr>
          <w:sz w:val="22"/>
          <w:szCs w:val="22"/>
        </w:rPr>
        <w:t>ITEC</w:t>
      </w:r>
      <w:r w:rsidRPr="001969DC">
        <w:rPr>
          <w:sz w:val="22"/>
          <w:szCs w:val="22"/>
        </w:rPr>
        <w:t xml:space="preserve"> (and the potential for abuse) during years of low salmon encounter. The ideal solution to this problem would be to develop sophisticated methods for accurately forecasting salmon abundances and encounter rates. A much more feasible alternative is an adaptive rule, such as Dynamic Salmon Savings (DSS)</w:t>
      </w:r>
      <w:r>
        <w:rPr>
          <w:sz w:val="22"/>
          <w:szCs w:val="22"/>
        </w:rPr>
        <w:t>,</w:t>
      </w:r>
      <w:r w:rsidRPr="001969DC">
        <w:rPr>
          <w:sz w:val="22"/>
          <w:szCs w:val="22"/>
        </w:rPr>
        <w:t xml:space="preserve"> which is adjusted each year, taking into account that season’s </w:t>
      </w:r>
      <w:r>
        <w:rPr>
          <w:sz w:val="22"/>
          <w:szCs w:val="22"/>
        </w:rPr>
        <w:t xml:space="preserve">observed </w:t>
      </w:r>
      <w:r w:rsidRPr="001969DC">
        <w:rPr>
          <w:sz w:val="22"/>
          <w:szCs w:val="22"/>
        </w:rPr>
        <w:t>level of salmon encounter</w:t>
      </w:r>
      <w:r>
        <w:rPr>
          <w:sz w:val="22"/>
          <w:szCs w:val="22"/>
        </w:rPr>
        <w:t>s</w:t>
      </w:r>
      <w:r w:rsidRPr="001969DC">
        <w:rPr>
          <w:sz w:val="22"/>
          <w:szCs w:val="22"/>
        </w:rPr>
        <w:t xml:space="preserve">. Unlike a </w:t>
      </w:r>
      <w:r>
        <w:rPr>
          <w:sz w:val="22"/>
          <w:szCs w:val="22"/>
        </w:rPr>
        <w:t>f</w:t>
      </w:r>
      <w:r w:rsidRPr="001969DC">
        <w:rPr>
          <w:sz w:val="22"/>
          <w:szCs w:val="22"/>
        </w:rPr>
        <w:t xml:space="preserve">ixed </w:t>
      </w:r>
      <w:r>
        <w:rPr>
          <w:sz w:val="22"/>
          <w:szCs w:val="22"/>
        </w:rPr>
        <w:t>t</w:t>
      </w:r>
      <w:r w:rsidRPr="001969DC">
        <w:rPr>
          <w:sz w:val="22"/>
          <w:szCs w:val="22"/>
        </w:rPr>
        <w:t xml:space="preserve">ransfer </w:t>
      </w:r>
      <w:r>
        <w:rPr>
          <w:sz w:val="22"/>
          <w:szCs w:val="22"/>
        </w:rPr>
        <w:t>t</w:t>
      </w:r>
      <w:r w:rsidRPr="001969DC">
        <w:rPr>
          <w:sz w:val="22"/>
          <w:szCs w:val="22"/>
        </w:rPr>
        <w:t xml:space="preserve">ax, DSS retires </w:t>
      </w:r>
      <w:r>
        <w:rPr>
          <w:sz w:val="22"/>
          <w:szCs w:val="22"/>
        </w:rPr>
        <w:t>ITEC</w:t>
      </w:r>
      <w:r w:rsidRPr="001969DC">
        <w:rPr>
          <w:sz w:val="22"/>
          <w:szCs w:val="22"/>
        </w:rPr>
        <w:t xml:space="preserve"> during times when </w:t>
      </w:r>
      <w:r>
        <w:rPr>
          <w:sz w:val="22"/>
          <w:szCs w:val="22"/>
        </w:rPr>
        <w:t>surplus ITEC is</w:t>
      </w:r>
      <w:r w:rsidRPr="001969DC">
        <w:rPr>
          <w:sz w:val="22"/>
          <w:szCs w:val="22"/>
        </w:rPr>
        <w:t xml:space="preserve"> abundant and the potential for abuse is high. A fixed tax can only retire credits when transactions occur. During low-encounter years, few transactions take place (because most vessels have enough credits to fish their own </w:t>
      </w:r>
      <w:r>
        <w:rPr>
          <w:sz w:val="22"/>
          <w:szCs w:val="22"/>
        </w:rPr>
        <w:t>p</w:t>
      </w:r>
      <w:r w:rsidRPr="001969DC">
        <w:rPr>
          <w:sz w:val="22"/>
          <w:szCs w:val="22"/>
        </w:rPr>
        <w:t>ollock allocation). Thus, a fixed tax will fail to be effective during times of low salmon encounter, precisely when a transfer rule should be most effective.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In our simulations of the number of credits retired under a fixed transfer tax scheme and DSS, we found that DSS retired significantly (over 4 times) more credits over a span of 8 years (2000 - 2007) for the Inshore </w:t>
      </w:r>
      <w:r>
        <w:rPr>
          <w:sz w:val="22"/>
          <w:szCs w:val="22"/>
        </w:rPr>
        <w:t>c</w:t>
      </w:r>
      <w:r w:rsidRPr="001969DC">
        <w:rPr>
          <w:sz w:val="22"/>
          <w:szCs w:val="22"/>
        </w:rPr>
        <w:t>atcher-</w:t>
      </w:r>
      <w:r>
        <w:rPr>
          <w:sz w:val="22"/>
          <w:szCs w:val="22"/>
        </w:rPr>
        <w:t>v</w:t>
      </w:r>
      <w:r w:rsidRPr="001969DC">
        <w:rPr>
          <w:sz w:val="22"/>
          <w:szCs w:val="22"/>
        </w:rPr>
        <w:t xml:space="preserve">essel sector (using daily data, </w:t>
      </w:r>
      <w:r w:rsidR="008C592B">
        <w:rPr>
          <w:sz w:val="22"/>
          <w:szCs w:val="22"/>
        </w:rPr>
        <w:t>Figure 7</w:t>
      </w:r>
      <w:r w:rsidRPr="001969DC">
        <w:rPr>
          <w:sz w:val="22"/>
          <w:szCs w:val="22"/>
        </w:rPr>
        <w:t>a). Not only does DSS save more credits than a fixed transfer tax over this 8</w:t>
      </w:r>
      <w:r>
        <w:rPr>
          <w:sz w:val="22"/>
          <w:szCs w:val="22"/>
        </w:rPr>
        <w:t>-</w:t>
      </w:r>
      <w:r w:rsidRPr="001969DC">
        <w:rPr>
          <w:sz w:val="22"/>
          <w:szCs w:val="22"/>
        </w:rPr>
        <w:t xml:space="preserve">year period, but the savings occur during years of low salmon encounter under a DSS scheme (Figure </w:t>
      </w:r>
      <w:r w:rsidR="008C592B">
        <w:rPr>
          <w:sz w:val="22"/>
          <w:szCs w:val="22"/>
        </w:rPr>
        <w:t>7</w:t>
      </w:r>
      <w:r w:rsidRPr="001969DC">
        <w:rPr>
          <w:sz w:val="22"/>
          <w:szCs w:val="22"/>
        </w:rPr>
        <w:t>b)</w:t>
      </w:r>
      <w:r>
        <w:rPr>
          <w:sz w:val="22"/>
          <w:szCs w:val="22"/>
        </w:rPr>
        <w:t>.</w:t>
      </w:r>
      <w:r w:rsidRPr="001969DC">
        <w:rPr>
          <w:sz w:val="22"/>
          <w:szCs w:val="22"/>
        </w:rPr>
        <w:t xml:space="preserve"> Details regarding the implementation of both the fixed transfer tax and dynamic salmon savings can be found in Appendix B, along with more detailed simulation results.</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One potential issue related to DSS is the estimation of the number of </w:t>
      </w:r>
      <w:r>
        <w:rPr>
          <w:sz w:val="22"/>
          <w:szCs w:val="22"/>
        </w:rPr>
        <w:t>ITEC</w:t>
      </w:r>
      <w:r w:rsidRPr="001969DC">
        <w:rPr>
          <w:sz w:val="22"/>
          <w:szCs w:val="22"/>
        </w:rPr>
        <w:t xml:space="preserve"> needed</w:t>
      </w:r>
      <w:r>
        <w:rPr>
          <w:sz w:val="22"/>
          <w:szCs w:val="22"/>
        </w:rPr>
        <w:t xml:space="preserve"> to complete harvests of pollock</w:t>
      </w:r>
      <w:r w:rsidRPr="001969DC">
        <w:rPr>
          <w:sz w:val="22"/>
          <w:szCs w:val="22"/>
        </w:rPr>
        <w:t>. Because this is an estimate of the amount of bycatch that the industry might experience for the rest of the season, it has the potential to influence fishing behavior. We believe that it will not adversely affect bycatch rates (i.e.</w:t>
      </w:r>
      <w:r>
        <w:rPr>
          <w:sz w:val="22"/>
          <w:szCs w:val="22"/>
        </w:rPr>
        <w:t>,</w:t>
      </w:r>
      <w:r w:rsidRPr="001969DC">
        <w:rPr>
          <w:sz w:val="22"/>
          <w:szCs w:val="22"/>
        </w:rPr>
        <w:t xml:space="preserve"> elevating bycatch rates above what they would be without such an estimate). Like all estimates of bycatch, it is subject to error: the large fluctuations in bycatch levels and salmon abundances from year-to-year and season-to-season should make individual vessels cautious about running out of </w:t>
      </w:r>
      <w:r>
        <w:rPr>
          <w:sz w:val="22"/>
          <w:szCs w:val="22"/>
        </w:rPr>
        <w:t>ITEC</w:t>
      </w:r>
      <w:r w:rsidRPr="001969DC">
        <w:rPr>
          <w:sz w:val="22"/>
          <w:szCs w:val="22"/>
        </w:rPr>
        <w:t xml:space="preserve">. Furthermore, although some vessels may become less careful in avoiding bycatch if the estimate of bycatch is too high, they can be taken advantage of by vessels that are rigorous in avoiding bycatch. Since vessels are competing with each other for increased allocations, vessels that have lower bycatch relative to other vessels will see increased allocations. The competitive aspect of the legacy plan means that an estimate of bycatch will adversely affect bycatch rates only if </w:t>
      </w:r>
      <w:r w:rsidRPr="001969DC">
        <w:rPr>
          <w:i/>
          <w:sz w:val="22"/>
          <w:szCs w:val="22"/>
        </w:rPr>
        <w:t>all</w:t>
      </w:r>
      <w:r w:rsidRPr="001969DC">
        <w:rPr>
          <w:sz w:val="22"/>
          <w:szCs w:val="22"/>
        </w:rPr>
        <w:t xml:space="preserve"> vessels are lax about reducing bycatch. Seeing even one vessel outperform the rest will incite the rest of the fleet to catch up.</w:t>
      </w:r>
    </w:p>
    <w:p w:rsidR="00E560D2" w:rsidRDefault="00E560D2" w:rsidP="00E560D2">
      <w:pPr>
        <w:spacing w:line="480" w:lineRule="auto"/>
        <w:rPr>
          <w:sz w:val="22"/>
          <w:szCs w:val="22"/>
        </w:rPr>
      </w:pPr>
    </w:p>
    <w:p w:rsidR="00E560D2" w:rsidRDefault="00E560D2" w:rsidP="00E560D2">
      <w:pPr>
        <w:spacing w:line="480" w:lineRule="auto"/>
        <w:rPr>
          <w:sz w:val="22"/>
          <w:szCs w:val="22"/>
        </w:rPr>
      </w:pPr>
      <w:r>
        <w:rPr>
          <w:sz w:val="22"/>
          <w:szCs w:val="22"/>
        </w:rPr>
        <w:t xml:space="preserve">Worries that the SSR will limit credit availability towards the end of the B season provides an additional motivating factor for vessels to reduce bycatch, possibly by concentrating effort at the beginning of the B season, when historical bycatch rates have been low. This could have the added feedback effect of increasing the SSR and encouraging other vessels to fish earlier in the B season: by catching more pollock earlier, and at lower bycatch rates, the amount of salmon savings would be set even higher, potentially encouraging more vessels to fish early when bycatch rates are low. One disadvantage to this behavioral change, however, is that it is likely to increase bycatch of Chum salmon (which is historically higher at the beginning of the B season for pollock). There are also potential interactions with the whiting fishery, in which some vessels that fish pollock also participate in, but which does not have assured bycatch quotas. This means that vessels which participate in that fishery experience a race to fish scenario in order to maximize their yield before the fishery shuts down, which would limit their ability to change the timing of fishing effort for BSAI pollock. One potential solution to this problem would be to expand the </w:t>
      </w:r>
      <w:del w:id="383" w:author="George Sugihara" w:date="2010-02-17T18:18:00Z">
        <w:r w:rsidDel="001B35B5">
          <w:rPr>
            <w:sz w:val="22"/>
            <w:szCs w:val="22"/>
          </w:rPr>
          <w:delText>MIP</w:delText>
        </w:r>
      </w:del>
      <w:ins w:id="384" w:author="George Sugihara" w:date="2010-02-17T18:18:00Z">
        <w:r w:rsidR="001B35B5">
          <w:rPr>
            <w:sz w:val="22"/>
            <w:szCs w:val="22"/>
          </w:rPr>
          <w:t>CIP</w:t>
        </w:r>
      </w:ins>
      <w:r>
        <w:rPr>
          <w:sz w:val="22"/>
          <w:szCs w:val="22"/>
        </w:rPr>
        <w:t xml:space="preserve"> to related fisheries and other bycatch species. Vessels would then be able to trade Chinook salmon ITEC for Chum salmon ITEC depending on their intended time of fishing and expectations for bycatch. Additionally, it would give flexibility for individual vessels in the fishery to collectively manage bycatch, by leveraging their relative ability to avoid bycatch of one or the other species.</w:t>
      </w:r>
    </w:p>
    <w:p w:rsidR="00E560D2" w:rsidRDefault="00E560D2" w:rsidP="00E560D2">
      <w:pPr>
        <w:spacing w:line="480" w:lineRule="auto"/>
        <w:rPr>
          <w:sz w:val="22"/>
          <w:szCs w:val="22"/>
        </w:rPr>
      </w:pPr>
    </w:p>
    <w:p w:rsidR="00E560D2" w:rsidRPr="00350ACE" w:rsidRDefault="00E560D2" w:rsidP="00E560D2">
      <w:pPr>
        <w:keepNext/>
        <w:tabs>
          <w:tab w:val="left" w:pos="720"/>
        </w:tabs>
        <w:spacing w:line="480" w:lineRule="auto"/>
        <w:outlineLvl w:val="0"/>
        <w:rPr>
          <w:b/>
        </w:rPr>
      </w:pPr>
      <w:r w:rsidRPr="00350ACE">
        <w:rPr>
          <w:b/>
        </w:rPr>
        <w:t>Incentives/Issues</w:t>
      </w:r>
    </w:p>
    <w:p w:rsidR="00E560D2" w:rsidRPr="00350ACE" w:rsidRDefault="00E560D2" w:rsidP="00E560D2">
      <w:pPr>
        <w:keepNext/>
        <w:spacing w:line="480" w:lineRule="auto"/>
        <w:outlineLvl w:val="0"/>
        <w:rPr>
          <w:b/>
          <w:i/>
          <w:sz w:val="22"/>
          <w:szCs w:val="22"/>
        </w:rPr>
      </w:pPr>
      <w:r w:rsidRPr="00350ACE">
        <w:rPr>
          <w:b/>
          <w:i/>
          <w:sz w:val="22"/>
          <w:szCs w:val="22"/>
        </w:rPr>
        <w:t>Industry costs associated with non-transferability of credits.</w:t>
      </w:r>
    </w:p>
    <w:p w:rsidR="00E560D2" w:rsidRPr="001969DC" w:rsidRDefault="00E560D2" w:rsidP="00E560D2">
      <w:pPr>
        <w:spacing w:line="480" w:lineRule="auto"/>
        <w:rPr>
          <w:sz w:val="22"/>
          <w:szCs w:val="22"/>
        </w:rPr>
      </w:pPr>
      <w:r w:rsidRPr="001969DC">
        <w:rPr>
          <w:sz w:val="22"/>
          <w:szCs w:val="22"/>
        </w:rPr>
        <w:t>Without a transfer</w:t>
      </w:r>
      <w:r>
        <w:rPr>
          <w:sz w:val="22"/>
          <w:szCs w:val="22"/>
        </w:rPr>
        <w:t xml:space="preserve"> mechanism, some</w:t>
      </w:r>
      <w:r w:rsidRPr="001969DC">
        <w:rPr>
          <w:sz w:val="22"/>
          <w:szCs w:val="22"/>
        </w:rPr>
        <w:t xml:space="preserve"> individual vessels will run out of ITEC, and </w:t>
      </w:r>
      <w:r>
        <w:rPr>
          <w:sz w:val="22"/>
          <w:szCs w:val="22"/>
        </w:rPr>
        <w:t>p</w:t>
      </w:r>
      <w:r w:rsidRPr="001969DC">
        <w:rPr>
          <w:sz w:val="22"/>
          <w:szCs w:val="22"/>
        </w:rPr>
        <w:t xml:space="preserve">ollock could go unfished, resulting in significant revenue losses for the </w:t>
      </w:r>
      <w:r>
        <w:rPr>
          <w:sz w:val="22"/>
          <w:szCs w:val="22"/>
        </w:rPr>
        <w:t>p</w:t>
      </w:r>
      <w:r w:rsidRPr="001969DC">
        <w:rPr>
          <w:sz w:val="22"/>
          <w:szCs w:val="22"/>
        </w:rPr>
        <w:t>ollock industry</w:t>
      </w:r>
      <w:r>
        <w:rPr>
          <w:sz w:val="22"/>
          <w:szCs w:val="22"/>
        </w:rPr>
        <w:t xml:space="preserve"> and losses of net benefits to the nation</w:t>
      </w:r>
      <w:r w:rsidRPr="001969DC">
        <w:rPr>
          <w:sz w:val="22"/>
          <w:szCs w:val="22"/>
        </w:rPr>
        <w:t xml:space="preserve">. These losses </w:t>
      </w:r>
      <w:r>
        <w:rPr>
          <w:sz w:val="22"/>
          <w:szCs w:val="22"/>
        </w:rPr>
        <w:t>could</w:t>
      </w:r>
      <w:r w:rsidRPr="001969DC">
        <w:rPr>
          <w:sz w:val="22"/>
          <w:szCs w:val="22"/>
        </w:rPr>
        <w:t xml:space="preserve"> happen even during low to moderate </w:t>
      </w:r>
      <w:r>
        <w:rPr>
          <w:sz w:val="22"/>
          <w:szCs w:val="22"/>
        </w:rPr>
        <w:t xml:space="preserve">Chinook </w:t>
      </w:r>
      <w:r w:rsidRPr="001969DC">
        <w:rPr>
          <w:sz w:val="22"/>
          <w:szCs w:val="22"/>
        </w:rPr>
        <w:t xml:space="preserve">salmon encounter years. </w:t>
      </w:r>
      <w:fldSimple w:instr=" REF _Ref220714027 \h  \* MERGEFORMAT ">
        <w:r w:rsidRPr="001969DC">
          <w:rPr>
            <w:bCs/>
            <w:sz w:val="22"/>
            <w:szCs w:val="22"/>
          </w:rPr>
          <w:t xml:space="preserve">Figure </w:t>
        </w:r>
      </w:fldSimple>
      <w:r w:rsidR="008C592B">
        <w:rPr>
          <w:sz w:val="22"/>
          <w:szCs w:val="22"/>
        </w:rPr>
        <w:t>6</w:t>
      </w:r>
      <w:r w:rsidRPr="001969DC">
        <w:rPr>
          <w:sz w:val="22"/>
          <w:szCs w:val="22"/>
        </w:rPr>
        <w:t xml:space="preserve"> illustrates the timing of how many vessels run out of credits in each season under the proposed Inshore sector hard cap of </w:t>
      </w:r>
      <w:r>
        <w:rPr>
          <w:sz w:val="22"/>
          <w:szCs w:val="22"/>
        </w:rPr>
        <w:t>33,390</w:t>
      </w:r>
      <w:r w:rsidRPr="001969DC">
        <w:rPr>
          <w:sz w:val="22"/>
          <w:szCs w:val="22"/>
        </w:rPr>
        <w:t xml:space="preserve"> assuming no behavioral change in response to a hard cap (includes 100% A to B carry forward).</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What is interesting here is that in 2000 and 2001 apparently no vessels would have run out of ITEC (hence no trading would be required). However, in other low </w:t>
      </w:r>
      <w:r>
        <w:rPr>
          <w:sz w:val="22"/>
          <w:szCs w:val="22"/>
        </w:rPr>
        <w:t xml:space="preserve">Chinook </w:t>
      </w:r>
      <w:r w:rsidRPr="001969DC">
        <w:rPr>
          <w:sz w:val="22"/>
          <w:szCs w:val="22"/>
        </w:rPr>
        <w:t xml:space="preserve">salmon encounter years, 2002, 2003 and in the moderate </w:t>
      </w:r>
      <w:r>
        <w:rPr>
          <w:sz w:val="22"/>
          <w:szCs w:val="22"/>
        </w:rPr>
        <w:t xml:space="preserve">Chinook </w:t>
      </w:r>
      <w:r w:rsidRPr="001969DC">
        <w:rPr>
          <w:sz w:val="22"/>
          <w:szCs w:val="22"/>
        </w:rPr>
        <w:t xml:space="preserve">salmon abundance years 2004, 2005, an increasing number of vessels would have run out of Chinook salmon encounter credits. This suggests that while no trading was required in 2000 and 2001, that it would have been required in </w:t>
      </w:r>
      <w:r>
        <w:rPr>
          <w:sz w:val="22"/>
          <w:szCs w:val="22"/>
        </w:rPr>
        <w:t>other</w:t>
      </w:r>
      <w:r w:rsidRPr="001969DC">
        <w:rPr>
          <w:sz w:val="22"/>
          <w:szCs w:val="22"/>
        </w:rPr>
        <w:t xml:space="preserve"> years</w:t>
      </w:r>
      <w:r>
        <w:rPr>
          <w:sz w:val="22"/>
          <w:szCs w:val="22"/>
        </w:rPr>
        <w:t xml:space="preserve"> for each vessel to finish harvesting its pollock allocation</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 sector revenue loss associated with not being able to trade encounter credits under a hard cap scenario can be considerable. These costs are illustrated in Figure </w:t>
      </w:r>
      <w:r w:rsidR="009A35BA">
        <w:rPr>
          <w:sz w:val="22"/>
          <w:szCs w:val="22"/>
        </w:rPr>
        <w:t>8</w:t>
      </w:r>
      <w:r w:rsidRPr="001969DC">
        <w:rPr>
          <w:sz w:val="22"/>
          <w:szCs w:val="22"/>
        </w:rPr>
        <w:t xml:space="preserve">, and can exceed $62m in </w:t>
      </w:r>
      <w:r>
        <w:rPr>
          <w:sz w:val="22"/>
          <w:szCs w:val="22"/>
        </w:rPr>
        <w:t>a single</w:t>
      </w:r>
      <w:r w:rsidRPr="001969DC">
        <w:rPr>
          <w:sz w:val="22"/>
          <w:szCs w:val="22"/>
        </w:rPr>
        <w:t xml:space="preserve"> year. The risk of catastrophic losses due to unharvested </w:t>
      </w:r>
      <w:r>
        <w:rPr>
          <w:sz w:val="22"/>
          <w:szCs w:val="22"/>
        </w:rPr>
        <w:t>p</w:t>
      </w:r>
      <w:r w:rsidRPr="001969DC">
        <w:rPr>
          <w:sz w:val="22"/>
          <w:szCs w:val="22"/>
        </w:rPr>
        <w:t xml:space="preserve">ollock in any given year should provide strong financial motivation for industry to adopt a plan for transferring </w:t>
      </w:r>
      <w:r>
        <w:rPr>
          <w:sz w:val="22"/>
          <w:szCs w:val="22"/>
        </w:rPr>
        <w:t>ITEC</w:t>
      </w:r>
      <w:r w:rsidRPr="001969DC">
        <w:rPr>
          <w:sz w:val="22"/>
          <w:szCs w:val="22"/>
        </w:rPr>
        <w:t xml:space="preserve">, in addition to incentivizing individual vessels to lower bycatch rates so that they may </w:t>
      </w:r>
      <w:r>
        <w:rPr>
          <w:sz w:val="22"/>
          <w:szCs w:val="22"/>
        </w:rPr>
        <w:t>insure themselves against revenue loss (via increased ITEC allocation and/or reduced need for ITEC)</w:t>
      </w:r>
      <w:r w:rsidRPr="001969DC">
        <w:rPr>
          <w:sz w:val="22"/>
          <w:szCs w:val="22"/>
        </w:rPr>
        <w:t xml:space="preserve">. </w:t>
      </w:r>
      <w:r>
        <w:rPr>
          <w:sz w:val="22"/>
          <w:szCs w:val="22"/>
        </w:rPr>
        <w:t>Moreover</w:t>
      </w:r>
      <w:r w:rsidRPr="001969DC">
        <w:rPr>
          <w:sz w:val="22"/>
          <w:szCs w:val="22"/>
        </w:rPr>
        <w:t xml:space="preserve">, vessels that may run out of </w:t>
      </w:r>
      <w:r>
        <w:rPr>
          <w:sz w:val="22"/>
          <w:szCs w:val="22"/>
        </w:rPr>
        <w:t>ITEC</w:t>
      </w:r>
      <w:r w:rsidRPr="001969DC">
        <w:rPr>
          <w:sz w:val="22"/>
          <w:szCs w:val="22"/>
        </w:rPr>
        <w:t>, even in moderate encounter years, will be incentivized to lower their bycatch rates to make maximal use of their ITEC allocation and to secure a sufficiently high ITEC allocation in subsequent years.</w:t>
      </w:r>
    </w:p>
    <w:p w:rsidR="00E560D2" w:rsidRPr="001969DC" w:rsidRDefault="00E560D2" w:rsidP="00E560D2">
      <w:pPr>
        <w:spacing w:line="480" w:lineRule="auto"/>
        <w:rPr>
          <w:sz w:val="22"/>
          <w:szCs w:val="22"/>
        </w:rPr>
      </w:pPr>
      <w:r w:rsidRPr="001969DC">
        <w:rPr>
          <w:sz w:val="22"/>
          <w:szCs w:val="22"/>
        </w:rPr>
        <w:t>Trading encounter credits even without explicit incentives to avoid bycatch can increase industry revenues and reduce fleet bycatch.</w:t>
      </w:r>
      <w:r>
        <w:rPr>
          <w:sz w:val="22"/>
          <w:szCs w:val="22"/>
        </w:rPr>
        <w:t xml:space="preserve"> F</w:t>
      </w:r>
      <w:r w:rsidRPr="001969DC">
        <w:rPr>
          <w:sz w:val="22"/>
          <w:szCs w:val="22"/>
        </w:rPr>
        <w:t xml:space="preserve">igure </w:t>
      </w:r>
      <w:r w:rsidR="00BC1456">
        <w:rPr>
          <w:sz w:val="22"/>
          <w:szCs w:val="22"/>
        </w:rPr>
        <w:t>2</w:t>
      </w:r>
      <w:r w:rsidRPr="001969DC">
        <w:rPr>
          <w:sz w:val="22"/>
          <w:szCs w:val="22"/>
        </w:rPr>
        <w:t xml:space="preserve"> illustrates a hypothetical scenario where reallocation (using </w:t>
      </w:r>
      <w:r>
        <w:rPr>
          <w:sz w:val="22"/>
          <w:szCs w:val="22"/>
        </w:rPr>
        <w:t>equation</w:t>
      </w:r>
      <w:r w:rsidRPr="001969DC">
        <w:rPr>
          <w:sz w:val="22"/>
          <w:szCs w:val="22"/>
        </w:rPr>
        <w:t xml:space="preserve"> 2) and trading occurs by the following simple rules:</w:t>
      </w:r>
    </w:p>
    <w:p w:rsidR="00E560D2" w:rsidRPr="001969DC" w:rsidRDefault="00E560D2" w:rsidP="00E560D2">
      <w:pPr>
        <w:widowControl w:val="0"/>
        <w:numPr>
          <w:ilvl w:val="0"/>
          <w:numId w:val="24"/>
        </w:numPr>
        <w:tabs>
          <w:tab w:val="left" w:pos="900"/>
        </w:tabs>
        <w:autoSpaceDE w:val="0"/>
        <w:autoSpaceDN w:val="0"/>
        <w:adjustRightInd w:val="0"/>
        <w:spacing w:line="480" w:lineRule="auto"/>
        <w:ind w:left="900" w:hanging="540"/>
        <w:rPr>
          <w:sz w:val="22"/>
          <w:szCs w:val="22"/>
        </w:rPr>
      </w:pPr>
      <w:r>
        <w:rPr>
          <w:sz w:val="22"/>
          <w:szCs w:val="22"/>
        </w:rPr>
        <w:t>ITEC</w:t>
      </w:r>
      <w:r w:rsidRPr="001969DC">
        <w:rPr>
          <w:sz w:val="22"/>
          <w:szCs w:val="22"/>
        </w:rPr>
        <w:t xml:space="preserve"> are only trade</w:t>
      </w:r>
      <w:r>
        <w:rPr>
          <w:sz w:val="22"/>
          <w:szCs w:val="22"/>
        </w:rPr>
        <w:t>d</w:t>
      </w:r>
      <w:r w:rsidRPr="001969DC">
        <w:rPr>
          <w:sz w:val="22"/>
          <w:szCs w:val="22"/>
        </w:rPr>
        <w:t xml:space="preserve"> </w:t>
      </w:r>
      <w:r>
        <w:rPr>
          <w:sz w:val="22"/>
          <w:szCs w:val="22"/>
        </w:rPr>
        <w:t>after</w:t>
      </w:r>
      <w:r w:rsidRPr="001969DC">
        <w:rPr>
          <w:sz w:val="22"/>
          <w:szCs w:val="22"/>
        </w:rPr>
        <w:t xml:space="preserve"> a vessel </w:t>
      </w:r>
      <w:r>
        <w:rPr>
          <w:sz w:val="22"/>
          <w:szCs w:val="22"/>
        </w:rPr>
        <w:t xml:space="preserve">has </w:t>
      </w:r>
      <w:r w:rsidRPr="001969DC">
        <w:rPr>
          <w:sz w:val="22"/>
          <w:szCs w:val="22"/>
        </w:rPr>
        <w:t>finishe</w:t>
      </w:r>
      <w:r>
        <w:rPr>
          <w:sz w:val="22"/>
          <w:szCs w:val="22"/>
        </w:rPr>
        <w:t>d</w:t>
      </w:r>
      <w:r w:rsidRPr="001969DC">
        <w:rPr>
          <w:sz w:val="22"/>
          <w:szCs w:val="22"/>
        </w:rPr>
        <w:t xml:space="preserve"> its </w:t>
      </w:r>
      <w:r>
        <w:rPr>
          <w:sz w:val="22"/>
          <w:szCs w:val="22"/>
        </w:rPr>
        <w:t xml:space="preserve">pollock </w:t>
      </w:r>
      <w:r w:rsidRPr="001969DC">
        <w:rPr>
          <w:sz w:val="22"/>
          <w:szCs w:val="22"/>
        </w:rPr>
        <w:t xml:space="preserve">quota for the season. </w:t>
      </w:r>
    </w:p>
    <w:p w:rsidR="00E560D2" w:rsidRPr="001969DC" w:rsidRDefault="00E560D2" w:rsidP="00E560D2">
      <w:pPr>
        <w:widowControl w:val="0"/>
        <w:numPr>
          <w:ilvl w:val="0"/>
          <w:numId w:val="24"/>
        </w:numPr>
        <w:tabs>
          <w:tab w:val="left" w:pos="900"/>
        </w:tabs>
        <w:autoSpaceDE w:val="0"/>
        <w:autoSpaceDN w:val="0"/>
        <w:adjustRightInd w:val="0"/>
        <w:spacing w:line="480" w:lineRule="auto"/>
        <w:ind w:left="900" w:hanging="540"/>
        <w:rPr>
          <w:sz w:val="22"/>
          <w:szCs w:val="22"/>
        </w:rPr>
      </w:pPr>
      <w:r>
        <w:rPr>
          <w:sz w:val="22"/>
          <w:szCs w:val="22"/>
        </w:rPr>
        <w:t>ITEC</w:t>
      </w:r>
      <w:r w:rsidRPr="001969DC">
        <w:rPr>
          <w:sz w:val="22"/>
          <w:szCs w:val="22"/>
        </w:rPr>
        <w:t xml:space="preserve"> are transferred as soon as they are needed and </w:t>
      </w:r>
      <w:r>
        <w:rPr>
          <w:sz w:val="22"/>
          <w:szCs w:val="22"/>
        </w:rPr>
        <w:t xml:space="preserve">are made </w:t>
      </w:r>
      <w:r w:rsidRPr="001969DC">
        <w:rPr>
          <w:sz w:val="22"/>
          <w:szCs w:val="22"/>
        </w:rPr>
        <w:t xml:space="preserve">available to the vessel(s) that have run out of </w:t>
      </w:r>
      <w:r>
        <w:rPr>
          <w:sz w:val="22"/>
          <w:szCs w:val="22"/>
        </w:rPr>
        <w:t>ITEC</w:t>
      </w:r>
      <w:r w:rsidRPr="001969DC">
        <w:rPr>
          <w:sz w:val="22"/>
          <w:szCs w:val="22"/>
        </w:rPr>
        <w:t xml:space="preserve"> and for whom the intrinsic value (non-market value) is highest, thus will be most likely to want to buy them. </w:t>
      </w:r>
    </w:p>
    <w:p w:rsidR="00E560D2" w:rsidRPr="001969DC" w:rsidRDefault="00E560D2" w:rsidP="00E560D2">
      <w:pPr>
        <w:widowControl w:val="0"/>
        <w:autoSpaceDE w:val="0"/>
        <w:autoSpaceDN w:val="0"/>
        <w:adjustRightInd w:val="0"/>
        <w:spacing w:line="480" w:lineRule="auto"/>
        <w:rPr>
          <w:sz w:val="22"/>
          <w:szCs w:val="22"/>
        </w:rPr>
      </w:pPr>
    </w:p>
    <w:p w:rsidR="00E560D2" w:rsidRDefault="00E560D2" w:rsidP="00E560D2">
      <w:pPr>
        <w:spacing w:line="480" w:lineRule="auto"/>
        <w:rPr>
          <w:sz w:val="22"/>
          <w:szCs w:val="22"/>
        </w:rPr>
      </w:pPr>
      <w:r w:rsidRPr="001969DC">
        <w:rPr>
          <w:sz w:val="22"/>
          <w:szCs w:val="22"/>
        </w:rPr>
        <w:t xml:space="preserve">The remarkable thing here </w:t>
      </w:r>
      <w:del w:id="385" w:author="hye" w:date="2010-02-17T05:41:00Z">
        <w:r w:rsidRPr="001969DC" w:rsidDel="00BC1456">
          <w:rPr>
            <w:sz w:val="22"/>
            <w:szCs w:val="22"/>
          </w:rPr>
          <w:delText>(</w:delText>
        </w:r>
        <w:r w:rsidDel="00BC1456">
          <w:rPr>
            <w:sz w:val="22"/>
            <w:szCs w:val="22"/>
          </w:rPr>
          <w:delText xml:space="preserve">see </w:delText>
        </w:r>
        <w:r w:rsidRPr="001969DC" w:rsidDel="00BC1456">
          <w:rPr>
            <w:sz w:val="22"/>
            <w:szCs w:val="22"/>
          </w:rPr>
          <w:delText xml:space="preserve">Figure </w:delText>
        </w:r>
        <w:r w:rsidDel="00BC1456">
          <w:rPr>
            <w:sz w:val="22"/>
            <w:szCs w:val="22"/>
          </w:rPr>
          <w:delText>7</w:delText>
        </w:r>
        <w:r w:rsidRPr="001969DC" w:rsidDel="00BC1456">
          <w:rPr>
            <w:sz w:val="22"/>
            <w:szCs w:val="22"/>
          </w:rPr>
          <w:delText>)</w:delText>
        </w:r>
      </w:del>
      <w:r w:rsidRPr="001969DC">
        <w:rPr>
          <w:sz w:val="22"/>
          <w:szCs w:val="22"/>
        </w:rPr>
        <w:t xml:space="preserve"> is that this shows that there can be significant revenue advantages to credits trading for the sector as a whole, despite the fact that there is no explicit individual motivation to avoid bycatch. Although the effect is modest, the natural dynamics of the allocation scheme and the trading model by itself can enhance revenues, and reduce bycatch for the fleet as a whole.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Note that no trading </w:t>
      </w:r>
      <w:r>
        <w:rPr>
          <w:sz w:val="22"/>
          <w:szCs w:val="22"/>
        </w:rPr>
        <w:t>is projected to have been necessary</w:t>
      </w:r>
      <w:r w:rsidRPr="001969DC">
        <w:rPr>
          <w:sz w:val="22"/>
          <w:szCs w:val="22"/>
        </w:rPr>
        <w:t xml:space="preserve"> in 2000 </w:t>
      </w:r>
      <w:r>
        <w:rPr>
          <w:sz w:val="22"/>
          <w:szCs w:val="22"/>
        </w:rPr>
        <w:t>or</w:t>
      </w:r>
      <w:r w:rsidRPr="001969DC">
        <w:rPr>
          <w:sz w:val="22"/>
          <w:szCs w:val="22"/>
        </w:rPr>
        <w:t xml:space="preserve"> 2001, as all vessels would have</w:t>
      </w:r>
      <w:r>
        <w:rPr>
          <w:sz w:val="22"/>
          <w:szCs w:val="22"/>
        </w:rPr>
        <w:t xml:space="preserve"> finished fishing their pollock allocations</w:t>
      </w:r>
      <w:r w:rsidRPr="001969DC">
        <w:rPr>
          <w:sz w:val="22"/>
          <w:szCs w:val="22"/>
        </w:rPr>
        <w:t xml:space="preserve"> without running out of credits.</w:t>
      </w:r>
    </w:p>
    <w:p w:rsidR="00E560D2" w:rsidRDefault="00E560D2" w:rsidP="00E560D2">
      <w:pPr>
        <w:spacing w:line="480" w:lineRule="auto"/>
        <w:rPr>
          <w:sz w:val="22"/>
          <w:szCs w:val="22"/>
        </w:rPr>
      </w:pPr>
    </w:p>
    <w:p w:rsidR="00E560D2" w:rsidRPr="003D1BA9" w:rsidRDefault="00E560D2" w:rsidP="00E560D2">
      <w:pPr>
        <w:spacing w:line="480" w:lineRule="auto"/>
        <w:outlineLvl w:val="0"/>
        <w:rPr>
          <w:b/>
          <w:i/>
          <w:sz w:val="22"/>
          <w:szCs w:val="22"/>
        </w:rPr>
      </w:pPr>
      <w:r w:rsidRPr="003D1BA9">
        <w:rPr>
          <w:b/>
          <w:i/>
          <w:sz w:val="22"/>
          <w:szCs w:val="22"/>
        </w:rPr>
        <w:t>Infrastructure for Monitoring and Trading ITEC</w:t>
      </w:r>
    </w:p>
    <w:p w:rsidR="00E560D2" w:rsidRPr="001969DC" w:rsidRDefault="00E560D2" w:rsidP="00E560D2">
      <w:pPr>
        <w:spacing w:line="480" w:lineRule="auto"/>
        <w:rPr>
          <w:sz w:val="22"/>
          <w:szCs w:val="22"/>
        </w:rPr>
      </w:pPr>
      <w:r w:rsidRPr="001969DC">
        <w:rPr>
          <w:sz w:val="22"/>
          <w:szCs w:val="22"/>
        </w:rPr>
        <w:t xml:space="preserve">Perhaps the greatest long term benefit of the ITEC trading and allocation plan is the establishment of an independent (certified) organized market place for conducting fishery business. This infrastructural cornerstone would be likely find support from outside sources and could be an independent </w:t>
      </w:r>
      <w:r>
        <w:rPr>
          <w:sz w:val="22"/>
          <w:szCs w:val="22"/>
        </w:rPr>
        <w:t>Commodities Futures Trading Commission c</w:t>
      </w:r>
      <w:r w:rsidRPr="001969DC">
        <w:rPr>
          <w:sz w:val="22"/>
          <w:szCs w:val="22"/>
        </w:rPr>
        <w:t xml:space="preserve">ertified contractor such as the Chicago Climate Exchange. Having such certification would bring credibility </w:t>
      </w:r>
      <w:r>
        <w:rPr>
          <w:sz w:val="22"/>
          <w:szCs w:val="22"/>
        </w:rPr>
        <w:t>and</w:t>
      </w:r>
      <w:r w:rsidRPr="001969DC">
        <w:rPr>
          <w:sz w:val="22"/>
          <w:szCs w:val="22"/>
        </w:rPr>
        <w:t xml:space="preserve"> would represent a significant step forward toward market efficiency and transparency</w:t>
      </w:r>
      <w:r>
        <w:rPr>
          <w:sz w:val="22"/>
          <w:szCs w:val="22"/>
        </w:rPr>
        <w:t>,</w:t>
      </w:r>
      <w:r w:rsidRPr="001969DC">
        <w:rPr>
          <w:sz w:val="22"/>
          <w:szCs w:val="22"/>
        </w:rPr>
        <w:t xml:space="preserve"> and would be scalable to other bycatch issues</w:t>
      </w:r>
      <w:r>
        <w:rPr>
          <w:sz w:val="22"/>
          <w:szCs w:val="22"/>
        </w:rPr>
        <w:t xml:space="preserve"> (e.g. Chum salmon), other fisheries (e.g. Pacific whiting)</w:t>
      </w:r>
      <w:r w:rsidRPr="001969DC">
        <w:rPr>
          <w:sz w:val="22"/>
          <w:szCs w:val="22"/>
        </w:rPr>
        <w:t xml:space="preserve"> and the trading of financial instruments to control risk.</w:t>
      </w:r>
    </w:p>
    <w:p w:rsidR="00E560D2" w:rsidRDefault="00E560D2" w:rsidP="00E560D2">
      <w:pPr>
        <w:spacing w:line="480" w:lineRule="auto"/>
        <w:rPr>
          <w:sz w:val="22"/>
          <w:szCs w:val="22"/>
        </w:rPr>
      </w:pPr>
    </w:p>
    <w:p w:rsidR="00E560D2" w:rsidRPr="003D1BA9" w:rsidRDefault="00E560D2" w:rsidP="00E560D2">
      <w:pPr>
        <w:spacing w:line="480" w:lineRule="auto"/>
        <w:outlineLvl w:val="0"/>
        <w:rPr>
          <w:b/>
          <w:i/>
          <w:sz w:val="22"/>
          <w:szCs w:val="22"/>
        </w:rPr>
      </w:pPr>
      <w:r w:rsidRPr="003D1BA9">
        <w:rPr>
          <w:b/>
          <w:i/>
          <w:sz w:val="22"/>
          <w:szCs w:val="22"/>
        </w:rPr>
        <w:t>Handling Transfers Across Sectors</w:t>
      </w:r>
    </w:p>
    <w:p w:rsidR="00E560D2" w:rsidRPr="001969DC" w:rsidRDefault="00E560D2" w:rsidP="00E560D2">
      <w:pPr>
        <w:spacing w:line="480" w:lineRule="auto"/>
        <w:rPr>
          <w:sz w:val="22"/>
          <w:szCs w:val="22"/>
        </w:rPr>
      </w:pPr>
      <w:r w:rsidRPr="001969DC">
        <w:rPr>
          <w:sz w:val="22"/>
          <w:szCs w:val="22"/>
        </w:rPr>
        <w:t>As originally conceived</w:t>
      </w:r>
      <w:r>
        <w:rPr>
          <w:sz w:val="22"/>
          <w:szCs w:val="22"/>
        </w:rPr>
        <w:t>,</w:t>
      </w:r>
      <w:r w:rsidRPr="001969DC">
        <w:rPr>
          <w:sz w:val="22"/>
          <w:szCs w:val="22"/>
        </w:rPr>
        <w:t xml:space="preserve"> the </w:t>
      </w:r>
      <w:del w:id="386" w:author="George Sugihara" w:date="2010-02-17T18:18:00Z">
        <w:r w:rsidDel="001B35B5">
          <w:rPr>
            <w:sz w:val="22"/>
            <w:szCs w:val="22"/>
          </w:rPr>
          <w:delText>MIP</w:delText>
        </w:r>
      </w:del>
      <w:ins w:id="387" w:author="George Sugihara" w:date="2010-02-17T18:18:00Z">
        <w:r w:rsidR="001B35B5">
          <w:rPr>
            <w:sz w:val="22"/>
            <w:szCs w:val="22"/>
          </w:rPr>
          <w:t>CIP</w:t>
        </w:r>
      </w:ins>
      <w:r w:rsidRPr="001969DC">
        <w:rPr>
          <w:sz w:val="22"/>
          <w:szCs w:val="22"/>
        </w:rPr>
        <w:t xml:space="preserve"> would operate throughout an entire sector</w:t>
      </w:r>
      <w:r>
        <w:rPr>
          <w:sz w:val="22"/>
          <w:szCs w:val="22"/>
        </w:rPr>
        <w:t>.</w:t>
      </w:r>
      <w:r w:rsidRPr="001969DC">
        <w:rPr>
          <w:sz w:val="22"/>
          <w:szCs w:val="22"/>
        </w:rPr>
        <w:t xml:space="preserve"> </w:t>
      </w:r>
      <w:r>
        <w:rPr>
          <w:sz w:val="22"/>
          <w:szCs w:val="22"/>
        </w:rPr>
        <w:t>H</w:t>
      </w:r>
      <w:r w:rsidRPr="001969DC">
        <w:rPr>
          <w:sz w:val="22"/>
          <w:szCs w:val="22"/>
        </w:rPr>
        <w:t>owever</w:t>
      </w:r>
      <w:r>
        <w:rPr>
          <w:sz w:val="22"/>
          <w:szCs w:val="22"/>
        </w:rPr>
        <w:t>,</w:t>
      </w:r>
      <w:r w:rsidRPr="001969DC">
        <w:rPr>
          <w:sz w:val="22"/>
          <w:szCs w:val="22"/>
        </w:rPr>
        <w:t xml:space="preserve"> this </w:t>
      </w:r>
      <w:r>
        <w:rPr>
          <w:sz w:val="22"/>
          <w:szCs w:val="22"/>
        </w:rPr>
        <w:t>is not required</w:t>
      </w:r>
      <w:r w:rsidRPr="001969DC">
        <w:rPr>
          <w:sz w:val="22"/>
          <w:szCs w:val="22"/>
        </w:rPr>
        <w:t xml:space="preserve">. </w:t>
      </w:r>
      <w:r>
        <w:rPr>
          <w:sz w:val="22"/>
          <w:szCs w:val="22"/>
        </w:rPr>
        <w:t>What is required is that t</w:t>
      </w:r>
      <w:r w:rsidRPr="001969DC">
        <w:rPr>
          <w:sz w:val="22"/>
          <w:szCs w:val="22"/>
        </w:rPr>
        <w:t xml:space="preserve">rading of ITEC across sectors </w:t>
      </w:r>
      <w:r>
        <w:rPr>
          <w:sz w:val="22"/>
          <w:szCs w:val="22"/>
        </w:rPr>
        <w:t xml:space="preserve">or subsectors </w:t>
      </w:r>
      <w:r w:rsidRPr="001969DC">
        <w:rPr>
          <w:sz w:val="22"/>
          <w:szCs w:val="22"/>
        </w:rPr>
        <w:t xml:space="preserve">operating under different </w:t>
      </w:r>
      <w:r>
        <w:rPr>
          <w:sz w:val="22"/>
          <w:szCs w:val="22"/>
        </w:rPr>
        <w:t xml:space="preserve">bycatch incentive </w:t>
      </w:r>
      <w:r w:rsidRPr="001969DC">
        <w:rPr>
          <w:sz w:val="22"/>
          <w:szCs w:val="22"/>
        </w:rPr>
        <w:t>programs would be restricted</w:t>
      </w:r>
      <w:r>
        <w:rPr>
          <w:sz w:val="22"/>
          <w:szCs w:val="22"/>
        </w:rPr>
        <w:t>;</w:t>
      </w:r>
      <w:r w:rsidRPr="001969DC">
        <w:rPr>
          <w:sz w:val="22"/>
          <w:szCs w:val="22"/>
        </w:rPr>
        <w:t xml:space="preserve"> sectors with Dynamic Salmon Savings can sell credits to any other sector, but may only buy credits from another sector with a Dynamic Salmon Savings rule </w:t>
      </w:r>
      <w:r>
        <w:rPr>
          <w:sz w:val="22"/>
          <w:szCs w:val="22"/>
        </w:rPr>
        <w:t>and</w:t>
      </w:r>
      <w:r w:rsidRPr="001969DC">
        <w:rPr>
          <w:sz w:val="22"/>
          <w:szCs w:val="22"/>
        </w:rPr>
        <w:t xml:space="preserve"> the same maximum Salmon Savings Rate.</w:t>
      </w:r>
      <w:r>
        <w:rPr>
          <w:sz w:val="22"/>
          <w:szCs w:val="22"/>
        </w:rPr>
        <w:t xml:space="preserve"> </w:t>
      </w:r>
      <w:r w:rsidRPr="001969DC">
        <w:rPr>
          <w:sz w:val="22"/>
          <w:szCs w:val="22"/>
        </w:rPr>
        <w:t xml:space="preserve">From the point of view of maintaining rational incentives in the </w:t>
      </w:r>
      <w:del w:id="388" w:author="George Sugihara" w:date="2010-02-17T18:18:00Z">
        <w:r w:rsidDel="001B35B5">
          <w:rPr>
            <w:sz w:val="22"/>
            <w:szCs w:val="22"/>
          </w:rPr>
          <w:delText>MIP</w:delText>
        </w:r>
      </w:del>
      <w:ins w:id="389" w:author="George Sugihara" w:date="2010-02-17T18:18:00Z">
        <w:r w:rsidR="001B35B5">
          <w:rPr>
            <w:sz w:val="22"/>
            <w:szCs w:val="22"/>
          </w:rPr>
          <w:t>CIP</w:t>
        </w:r>
      </w:ins>
      <w:r w:rsidRPr="001969DC">
        <w:rPr>
          <w:sz w:val="22"/>
          <w:szCs w:val="22"/>
        </w:rPr>
        <w:t xml:space="preserve"> the following rules should apply to transfers across groups or sectors that may or may not participate in the plan</w:t>
      </w:r>
      <w:r>
        <w:rPr>
          <w:sz w:val="22"/>
          <w:szCs w:val="22"/>
        </w:rPr>
        <w:t>:</w:t>
      </w:r>
      <w:r w:rsidRPr="001969DC">
        <w:rPr>
          <w:sz w:val="22"/>
          <w:szCs w:val="22"/>
        </w:rPr>
        <w:t xml:space="preserve"> </w:t>
      </w:r>
    </w:p>
    <w:p w:rsidR="00E560D2" w:rsidRPr="001969DC" w:rsidRDefault="00E560D2" w:rsidP="00E560D2">
      <w:pPr>
        <w:widowControl w:val="0"/>
        <w:numPr>
          <w:ilvl w:val="0"/>
          <w:numId w:val="30"/>
        </w:numPr>
        <w:tabs>
          <w:tab w:val="left" w:pos="900"/>
        </w:tabs>
        <w:autoSpaceDE w:val="0"/>
        <w:autoSpaceDN w:val="0"/>
        <w:adjustRightInd w:val="0"/>
        <w:spacing w:line="480" w:lineRule="auto"/>
        <w:rPr>
          <w:sz w:val="22"/>
          <w:szCs w:val="22"/>
        </w:rPr>
      </w:pPr>
      <w:r w:rsidRPr="001969DC">
        <w:rPr>
          <w:sz w:val="22"/>
          <w:szCs w:val="22"/>
        </w:rPr>
        <w:t>Unless otherwise regulated, sectors with Dynamic Salmon Savings (DSS) may sell credits to any other sector.</w:t>
      </w:r>
      <w:r w:rsidRPr="00785C9E">
        <w:rPr>
          <w:sz w:val="22"/>
          <w:szCs w:val="22"/>
        </w:rPr>
        <w:t xml:space="preserve"> </w:t>
      </w:r>
    </w:p>
    <w:p w:rsidR="00E560D2" w:rsidRPr="001969DC" w:rsidRDefault="00E560D2" w:rsidP="00E560D2">
      <w:pPr>
        <w:widowControl w:val="0"/>
        <w:numPr>
          <w:ilvl w:val="0"/>
          <w:numId w:val="30"/>
        </w:numPr>
        <w:tabs>
          <w:tab w:val="left" w:pos="900"/>
        </w:tabs>
        <w:autoSpaceDE w:val="0"/>
        <w:autoSpaceDN w:val="0"/>
        <w:adjustRightInd w:val="0"/>
        <w:spacing w:line="480" w:lineRule="auto"/>
        <w:rPr>
          <w:sz w:val="22"/>
          <w:szCs w:val="22"/>
        </w:rPr>
      </w:pPr>
      <w:r w:rsidRPr="001969DC">
        <w:rPr>
          <w:sz w:val="22"/>
          <w:szCs w:val="22"/>
        </w:rPr>
        <w:t>Unless otherwise regulated, sectors without DSS may buy credits from any other sector.</w:t>
      </w:r>
    </w:p>
    <w:p w:rsidR="00E560D2" w:rsidRPr="001969DC" w:rsidRDefault="00E560D2" w:rsidP="00E560D2">
      <w:pPr>
        <w:widowControl w:val="0"/>
        <w:numPr>
          <w:ilvl w:val="0"/>
          <w:numId w:val="30"/>
        </w:numPr>
        <w:tabs>
          <w:tab w:val="left" w:pos="900"/>
        </w:tabs>
        <w:autoSpaceDE w:val="0"/>
        <w:autoSpaceDN w:val="0"/>
        <w:adjustRightInd w:val="0"/>
        <w:spacing w:line="480" w:lineRule="auto"/>
        <w:rPr>
          <w:sz w:val="22"/>
          <w:szCs w:val="22"/>
        </w:rPr>
      </w:pPr>
      <w:r w:rsidRPr="001969DC">
        <w:rPr>
          <w:sz w:val="22"/>
          <w:szCs w:val="22"/>
        </w:rPr>
        <w:t xml:space="preserve">A sector with DSS </w:t>
      </w:r>
      <w:r w:rsidRPr="00785C9E">
        <w:rPr>
          <w:sz w:val="22"/>
          <w:szCs w:val="22"/>
        </w:rPr>
        <w:t>cannot</w:t>
      </w:r>
      <w:r w:rsidRPr="001969DC">
        <w:rPr>
          <w:sz w:val="22"/>
          <w:szCs w:val="22"/>
        </w:rPr>
        <w:t xml:space="preserve"> buy credits from a sector without DSS.</w:t>
      </w:r>
    </w:p>
    <w:p w:rsidR="00E560D2" w:rsidRPr="001969DC" w:rsidRDefault="00E560D2" w:rsidP="00E560D2">
      <w:pPr>
        <w:spacing w:line="480" w:lineRule="auto"/>
        <w:rPr>
          <w:sz w:val="22"/>
          <w:szCs w:val="22"/>
        </w:rPr>
      </w:pPr>
    </w:p>
    <w:p w:rsidR="00E560D2" w:rsidRPr="00785C9E" w:rsidRDefault="00E560D2" w:rsidP="00E560D2">
      <w:pPr>
        <w:spacing w:line="480" w:lineRule="auto"/>
        <w:outlineLvl w:val="0"/>
        <w:rPr>
          <w:b/>
          <w:i/>
          <w:sz w:val="22"/>
          <w:szCs w:val="22"/>
        </w:rPr>
      </w:pPr>
      <w:r w:rsidRPr="00785C9E">
        <w:rPr>
          <w:b/>
          <w:i/>
          <w:sz w:val="22"/>
          <w:szCs w:val="22"/>
        </w:rPr>
        <w:t>Incentives and Issues related to the allocation scheme.</w:t>
      </w:r>
    </w:p>
    <w:p w:rsidR="00E560D2" w:rsidRDefault="00E560D2" w:rsidP="00E560D2">
      <w:pPr>
        <w:spacing w:line="480" w:lineRule="auto"/>
        <w:rPr>
          <w:sz w:val="22"/>
          <w:szCs w:val="22"/>
        </w:rPr>
      </w:pPr>
      <w:r w:rsidRPr="001969DC">
        <w:rPr>
          <w:sz w:val="22"/>
          <w:szCs w:val="22"/>
        </w:rPr>
        <w:t xml:space="preserve">A key incentive mechanism for the tradable encounter credits model is the allocation of credits based on current and past (legacy) encounter rate behavior. As we have already seen (Appendix B) the intrinsic fishery value of </w:t>
      </w:r>
      <w:r>
        <w:rPr>
          <w:sz w:val="22"/>
          <w:szCs w:val="22"/>
        </w:rPr>
        <w:t>ITEC</w:t>
      </w:r>
      <w:r w:rsidRPr="001969DC">
        <w:rPr>
          <w:sz w:val="22"/>
          <w:szCs w:val="22"/>
        </w:rPr>
        <w:t xml:space="preserve"> can be very high, and in years of high salmon abundance</w:t>
      </w:r>
      <w:r>
        <w:rPr>
          <w:sz w:val="22"/>
          <w:szCs w:val="22"/>
        </w:rPr>
        <w:t>,</w:t>
      </w:r>
      <w:r w:rsidRPr="001969DC">
        <w:rPr>
          <w:sz w:val="22"/>
          <w:szCs w:val="22"/>
        </w:rPr>
        <w:t xml:space="preserve"> the cost of forgone </w:t>
      </w:r>
      <w:r>
        <w:rPr>
          <w:sz w:val="22"/>
          <w:szCs w:val="22"/>
        </w:rPr>
        <w:t>p</w:t>
      </w:r>
      <w:r w:rsidRPr="001969DC">
        <w:rPr>
          <w:sz w:val="22"/>
          <w:szCs w:val="22"/>
        </w:rPr>
        <w:t xml:space="preserve">ollock under a Chinook </w:t>
      </w:r>
      <w:r>
        <w:rPr>
          <w:sz w:val="22"/>
          <w:szCs w:val="22"/>
        </w:rPr>
        <w:t xml:space="preserve">salmon </w:t>
      </w:r>
      <w:r w:rsidRPr="001969DC">
        <w:rPr>
          <w:sz w:val="22"/>
          <w:szCs w:val="22"/>
        </w:rPr>
        <w:t xml:space="preserve">hard cap can represent a catastrophic loss. </w:t>
      </w:r>
      <w:r>
        <w:rPr>
          <w:sz w:val="22"/>
          <w:szCs w:val="22"/>
        </w:rPr>
        <w:t>The possibility of having surplus</w:t>
      </w:r>
      <w:r w:rsidRPr="001969DC">
        <w:rPr>
          <w:sz w:val="22"/>
          <w:szCs w:val="22"/>
        </w:rPr>
        <w:t xml:space="preserve"> </w:t>
      </w:r>
      <w:r>
        <w:rPr>
          <w:sz w:val="22"/>
          <w:szCs w:val="22"/>
        </w:rPr>
        <w:t xml:space="preserve">ITEC increases </w:t>
      </w:r>
      <w:r w:rsidRPr="001969DC">
        <w:rPr>
          <w:sz w:val="22"/>
          <w:szCs w:val="22"/>
        </w:rPr>
        <w:t xml:space="preserve">the value of avoiding current </w:t>
      </w:r>
      <w:r>
        <w:rPr>
          <w:sz w:val="22"/>
          <w:szCs w:val="22"/>
        </w:rPr>
        <w:t>bycatch out of concern that</w:t>
      </w:r>
      <w:r w:rsidRPr="001969DC">
        <w:rPr>
          <w:sz w:val="22"/>
          <w:szCs w:val="22"/>
        </w:rPr>
        <w:t xml:space="preserve"> future there are years </w:t>
      </w:r>
      <w:r>
        <w:rPr>
          <w:sz w:val="22"/>
          <w:szCs w:val="22"/>
        </w:rPr>
        <w:t xml:space="preserve">could involve moderate to </w:t>
      </w:r>
      <w:r w:rsidRPr="001969DC">
        <w:rPr>
          <w:sz w:val="22"/>
          <w:szCs w:val="22"/>
        </w:rPr>
        <w:t xml:space="preserve">high </w:t>
      </w:r>
      <w:r>
        <w:rPr>
          <w:sz w:val="22"/>
          <w:szCs w:val="22"/>
        </w:rPr>
        <w:t xml:space="preserve">Chinook </w:t>
      </w:r>
      <w:r w:rsidRPr="001969DC">
        <w:rPr>
          <w:sz w:val="22"/>
          <w:szCs w:val="22"/>
        </w:rPr>
        <w:t xml:space="preserve">salmon abundance. This requires forward thinking similar to buying insurance. Having extra credits reduces the risk of </w:t>
      </w:r>
      <w:r>
        <w:rPr>
          <w:sz w:val="22"/>
          <w:szCs w:val="22"/>
        </w:rPr>
        <w:t xml:space="preserve">foregone pollock catches or the need to purchase ITEC in </w:t>
      </w:r>
      <w:r w:rsidRPr="001969DC">
        <w:rPr>
          <w:sz w:val="22"/>
          <w:szCs w:val="22"/>
        </w:rPr>
        <w:t xml:space="preserve">years of moderate to high </w:t>
      </w:r>
      <w:r>
        <w:rPr>
          <w:sz w:val="22"/>
          <w:szCs w:val="22"/>
        </w:rPr>
        <w:t xml:space="preserve">Chinook </w:t>
      </w:r>
      <w:r w:rsidRPr="001969DC">
        <w:rPr>
          <w:sz w:val="22"/>
          <w:szCs w:val="22"/>
        </w:rPr>
        <w:t>salmon abundance.</w:t>
      </w:r>
    </w:p>
    <w:p w:rsidR="00E560D2" w:rsidRDefault="00E560D2" w:rsidP="00E560D2">
      <w:pPr>
        <w:spacing w:line="480" w:lineRule="auto"/>
        <w:rPr>
          <w:sz w:val="22"/>
          <w:szCs w:val="22"/>
        </w:rPr>
      </w:pPr>
    </w:p>
    <w:p w:rsidR="00E560D2" w:rsidRPr="00D152E4" w:rsidRDefault="00E560D2" w:rsidP="00E560D2">
      <w:pPr>
        <w:spacing w:line="480" w:lineRule="auto"/>
        <w:rPr>
          <w:sz w:val="22"/>
          <w:szCs w:val="22"/>
        </w:rPr>
      </w:pPr>
      <w:r w:rsidRPr="00D152E4">
        <w:rPr>
          <w:sz w:val="22"/>
          <w:szCs w:val="22"/>
        </w:rPr>
        <w:t>The additional revenue per bonus credit in the 2007 A-season (assuming the vessel would have otherwise run out of credits) is on the order of $7k to $20k/ITEC</w:t>
      </w:r>
      <w:r>
        <w:rPr>
          <w:sz w:val="22"/>
          <w:szCs w:val="22"/>
        </w:rPr>
        <w:t xml:space="preserve">—a </w:t>
      </w:r>
      <w:r w:rsidRPr="00D152E4">
        <w:rPr>
          <w:sz w:val="22"/>
          <w:szCs w:val="22"/>
        </w:rPr>
        <w:t xml:space="preserve">strong motivation in terms of </w:t>
      </w:r>
      <w:r>
        <w:rPr>
          <w:sz w:val="22"/>
          <w:szCs w:val="22"/>
        </w:rPr>
        <w:t>oportunity</w:t>
      </w:r>
      <w:r w:rsidRPr="00D152E4">
        <w:rPr>
          <w:sz w:val="22"/>
          <w:szCs w:val="22"/>
        </w:rPr>
        <w:t xml:space="preserve"> cost.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Of special significance is the fact that this allocation scheme operates more sensitively during years of low salmon abundance (Figure </w:t>
      </w:r>
      <w:r w:rsidR="00B00EA4">
        <w:rPr>
          <w:sz w:val="22"/>
          <w:szCs w:val="22"/>
        </w:rPr>
        <w:t>5</w:t>
      </w:r>
      <w:r w:rsidRPr="001969DC">
        <w:rPr>
          <w:sz w:val="22"/>
          <w:szCs w:val="22"/>
        </w:rPr>
        <w:t xml:space="preserve"> and </w:t>
      </w:r>
      <w:r w:rsidR="00B00EA4">
        <w:rPr>
          <w:sz w:val="22"/>
          <w:szCs w:val="22"/>
        </w:rPr>
        <w:t>9</w:t>
      </w:r>
      <w:r w:rsidRPr="001969DC">
        <w:rPr>
          <w:sz w:val="22"/>
          <w:szCs w:val="22"/>
        </w:rPr>
        <w:t xml:space="preserve">a,b). That is, vessels are more strongly rewarded or penalized for fishing behavior during </w:t>
      </w:r>
      <w:r>
        <w:rPr>
          <w:sz w:val="22"/>
          <w:szCs w:val="22"/>
        </w:rPr>
        <w:t>low</w:t>
      </w:r>
      <w:r w:rsidRPr="001969DC">
        <w:rPr>
          <w:sz w:val="22"/>
          <w:szCs w:val="22"/>
        </w:rPr>
        <w:t xml:space="preserve"> salmon encounter years. Additionally, the intrinsic fishery value of the credits is higher at times of low salmon abundance (Appendix B). </w:t>
      </w:r>
    </w:p>
    <w:p w:rsidR="00E560D2" w:rsidRDefault="00E560D2" w:rsidP="00E560D2">
      <w:pPr>
        <w:tabs>
          <w:tab w:val="left" w:pos="360"/>
        </w:tabs>
        <w:spacing w:line="480" w:lineRule="auto"/>
        <w:rPr>
          <w:sz w:val="22"/>
          <w:szCs w:val="22"/>
        </w:rPr>
      </w:pPr>
    </w:p>
    <w:p w:rsidR="00E560D2" w:rsidRPr="00D152E4" w:rsidRDefault="00E560D2" w:rsidP="00E560D2">
      <w:pPr>
        <w:tabs>
          <w:tab w:val="left" w:pos="360"/>
        </w:tabs>
        <w:spacing w:line="480" w:lineRule="auto"/>
        <w:outlineLvl w:val="0"/>
        <w:rPr>
          <w:b/>
          <w:i/>
          <w:sz w:val="22"/>
          <w:szCs w:val="22"/>
        </w:rPr>
      </w:pPr>
      <w:r w:rsidRPr="00D152E4">
        <w:rPr>
          <w:b/>
          <w:i/>
          <w:sz w:val="22"/>
          <w:szCs w:val="22"/>
        </w:rPr>
        <w:t>Incentives related to trading ITEC.</w:t>
      </w:r>
    </w:p>
    <w:p w:rsidR="00E560D2" w:rsidRPr="001969DC" w:rsidRDefault="00E560D2" w:rsidP="00E560D2">
      <w:pPr>
        <w:spacing w:line="480" w:lineRule="auto"/>
        <w:rPr>
          <w:sz w:val="22"/>
          <w:szCs w:val="22"/>
        </w:rPr>
      </w:pPr>
      <w:r>
        <w:rPr>
          <w:sz w:val="22"/>
          <w:szCs w:val="22"/>
        </w:rPr>
        <w:t>In general, i</w:t>
      </w:r>
      <w:r w:rsidRPr="001969DC">
        <w:rPr>
          <w:sz w:val="22"/>
          <w:szCs w:val="22"/>
        </w:rPr>
        <w:t xml:space="preserve">f vessel-owners </w:t>
      </w:r>
      <w:r>
        <w:rPr>
          <w:sz w:val="22"/>
          <w:szCs w:val="22"/>
        </w:rPr>
        <w:t>expect to</w:t>
      </w:r>
      <w:r w:rsidRPr="001969DC">
        <w:rPr>
          <w:sz w:val="22"/>
          <w:szCs w:val="22"/>
        </w:rPr>
        <w:t xml:space="preserve"> have </w:t>
      </w:r>
      <w:r>
        <w:rPr>
          <w:sz w:val="22"/>
          <w:szCs w:val="22"/>
        </w:rPr>
        <w:t>surplus ITEC</w:t>
      </w:r>
      <w:r w:rsidRPr="001969DC">
        <w:rPr>
          <w:sz w:val="22"/>
          <w:szCs w:val="22"/>
        </w:rPr>
        <w:t xml:space="preserve"> in any given year</w:t>
      </w:r>
      <w:r>
        <w:rPr>
          <w:sz w:val="22"/>
          <w:szCs w:val="22"/>
        </w:rPr>
        <w:t>,</w:t>
      </w:r>
      <w:r w:rsidRPr="001969DC">
        <w:rPr>
          <w:sz w:val="22"/>
          <w:szCs w:val="22"/>
        </w:rPr>
        <w:t xml:space="preserve"> they can post </w:t>
      </w:r>
      <w:r>
        <w:rPr>
          <w:sz w:val="22"/>
          <w:szCs w:val="22"/>
        </w:rPr>
        <w:t>it</w:t>
      </w:r>
      <w:r w:rsidRPr="001969DC">
        <w:rPr>
          <w:sz w:val="22"/>
          <w:szCs w:val="22"/>
        </w:rPr>
        <w:t xml:space="preserve"> for sale on an electronic market site. This could represent significant extra revenue, especially if there is significant asymmetry in performance among vessels. </w:t>
      </w:r>
      <w:r>
        <w:rPr>
          <w:sz w:val="22"/>
          <w:szCs w:val="22"/>
        </w:rPr>
        <w:t xml:space="preserve">Alternatively, they could enter into the market to lease or buy additional pollock catch shares from vessels that are at risk of running short of ITEC needed to complete their pollock harvests. </w:t>
      </w:r>
      <w:r w:rsidRPr="001969DC">
        <w:rPr>
          <w:sz w:val="22"/>
          <w:szCs w:val="22"/>
        </w:rPr>
        <w:t xml:space="preserve">Similarly, if a vessel owner needs to buy </w:t>
      </w:r>
      <w:r>
        <w:rPr>
          <w:sz w:val="22"/>
          <w:szCs w:val="22"/>
        </w:rPr>
        <w:t>ITEC,</w:t>
      </w:r>
      <w:r w:rsidRPr="001969DC">
        <w:rPr>
          <w:sz w:val="22"/>
          <w:szCs w:val="22"/>
        </w:rPr>
        <w:t xml:space="preserve"> he </w:t>
      </w:r>
      <w:r>
        <w:rPr>
          <w:sz w:val="22"/>
          <w:szCs w:val="22"/>
        </w:rPr>
        <w:t xml:space="preserve">can do so at </w:t>
      </w:r>
      <w:r w:rsidRPr="001969DC">
        <w:rPr>
          <w:sz w:val="22"/>
          <w:szCs w:val="22"/>
        </w:rPr>
        <w:t>the market price</w:t>
      </w:r>
      <w:r>
        <w:rPr>
          <w:sz w:val="22"/>
          <w:szCs w:val="22"/>
        </w:rPr>
        <w:t xml:space="preserve"> or he can offer to lease his pollock catch shares</w:t>
      </w:r>
      <w:r w:rsidRPr="001969DC">
        <w:rPr>
          <w:sz w:val="22"/>
          <w:szCs w:val="22"/>
        </w:rPr>
        <w:t xml:space="preserve">. This incentive structure is similar to the incentives for trading pollution offset credits, however it also involves a Dynamic Salmon Savings (and a maximal withholding tax (PSSR) of 60% on early </w:t>
      </w:r>
      <w:r>
        <w:rPr>
          <w:sz w:val="22"/>
          <w:szCs w:val="22"/>
        </w:rPr>
        <w:t>ITEC</w:t>
      </w:r>
      <w:r w:rsidRPr="001969DC">
        <w:rPr>
          <w:sz w:val="22"/>
          <w:szCs w:val="22"/>
        </w:rPr>
        <w:t xml:space="preserve"> sales) to control possible excess suppl</w:t>
      </w:r>
      <w:r>
        <w:rPr>
          <w:sz w:val="22"/>
          <w:szCs w:val="22"/>
        </w:rPr>
        <w:t>ies of ITEC in periods</w:t>
      </w:r>
      <w:r w:rsidRPr="001969DC">
        <w:rPr>
          <w:sz w:val="22"/>
          <w:szCs w:val="22"/>
        </w:rPr>
        <w:t xml:space="preserve"> of low </w:t>
      </w:r>
      <w:r>
        <w:rPr>
          <w:sz w:val="22"/>
          <w:szCs w:val="22"/>
        </w:rPr>
        <w:t xml:space="preserve">Chinook </w:t>
      </w:r>
      <w:r w:rsidRPr="001969DC">
        <w:rPr>
          <w:sz w:val="22"/>
          <w:szCs w:val="22"/>
        </w:rPr>
        <w:t xml:space="preserve">salmon abundance. </w:t>
      </w:r>
      <w:r>
        <w:rPr>
          <w:sz w:val="22"/>
          <w:szCs w:val="22"/>
        </w:rPr>
        <w:t xml:space="preserve">Based on experience in the pollution offset credit markets, it can be expected that the long-run result will be a transfer of pollock catch shares from “dirty” boats to “clean” boats rather than a transfer of ITEC from “clean” boats to “dirty” boats. This is because each unit of ITEC is worth more pollock harvests to a “clean” boat than it is to a “dirty” boat. </w:t>
      </w:r>
      <w:r w:rsidRPr="001969DC">
        <w:rPr>
          <w:sz w:val="22"/>
          <w:szCs w:val="22"/>
        </w:rPr>
        <w:t>It is not known whether credit pricing will be sufficient to deter chronic bad performers who respond only to current incentives as trading is not always required (e</w:t>
      </w:r>
      <w:r>
        <w:rPr>
          <w:sz w:val="22"/>
          <w:szCs w:val="22"/>
        </w:rPr>
        <w:t>.</w:t>
      </w:r>
      <w:r w:rsidRPr="001969DC">
        <w:rPr>
          <w:sz w:val="22"/>
          <w:szCs w:val="22"/>
        </w:rPr>
        <w:t>g.</w:t>
      </w:r>
      <w:r>
        <w:rPr>
          <w:sz w:val="22"/>
          <w:szCs w:val="22"/>
        </w:rPr>
        <w:t>,</w:t>
      </w:r>
      <w:r w:rsidRPr="001969DC">
        <w:rPr>
          <w:sz w:val="22"/>
          <w:szCs w:val="22"/>
        </w:rPr>
        <w:t xml:space="preserve"> 2000 and 2001). Monitoring and adjustment will be required (</w:t>
      </w:r>
      <w:r>
        <w:rPr>
          <w:sz w:val="22"/>
          <w:szCs w:val="22"/>
        </w:rPr>
        <w:t xml:space="preserve">the simulations suggest that </w:t>
      </w:r>
      <w:r w:rsidRPr="001969DC">
        <w:rPr>
          <w:sz w:val="22"/>
          <w:szCs w:val="22"/>
        </w:rPr>
        <w:t xml:space="preserve">a withholding tax of up to 60% can be tolerated without directly harming the </w:t>
      </w:r>
      <w:r>
        <w:rPr>
          <w:sz w:val="22"/>
          <w:szCs w:val="22"/>
        </w:rPr>
        <w:t>p</w:t>
      </w:r>
      <w:r w:rsidRPr="001969DC">
        <w:rPr>
          <w:sz w:val="22"/>
          <w:szCs w:val="22"/>
        </w:rPr>
        <w:t xml:space="preserve">ollock harvest). However, these are times where the legacy incentives are strongest. </w:t>
      </w:r>
      <w:r>
        <w:rPr>
          <w:sz w:val="22"/>
          <w:szCs w:val="22"/>
        </w:rPr>
        <w:t xml:space="preserve">Just as competition between similar products drives down prices and increases production efficiency, </w:t>
      </w:r>
      <w:del w:id="390" w:author="George Sugihara" w:date="2010-02-17T18:18:00Z">
        <w:r w:rsidDel="001B35B5">
          <w:rPr>
            <w:sz w:val="22"/>
            <w:szCs w:val="22"/>
          </w:rPr>
          <w:delText>MIP</w:delText>
        </w:r>
      </w:del>
      <w:ins w:id="391" w:author="George Sugihara" w:date="2010-02-17T18:18:00Z">
        <w:r w:rsidR="001B35B5">
          <w:rPr>
            <w:sz w:val="22"/>
            <w:szCs w:val="22"/>
          </w:rPr>
          <w:t>CIP</w:t>
        </w:r>
      </w:ins>
      <w:r>
        <w:rPr>
          <w:sz w:val="22"/>
          <w:szCs w:val="22"/>
        </w:rPr>
        <w:t xml:space="preserve"> utilizes market incentives to “increase efficiency” (i.e. reduce bycatch) in the fishery.</w:t>
      </w:r>
    </w:p>
    <w:p w:rsidR="00E560D2" w:rsidRDefault="00E560D2" w:rsidP="00E560D2">
      <w:pPr>
        <w:spacing w:line="480" w:lineRule="auto"/>
        <w:rPr>
          <w:sz w:val="22"/>
          <w:szCs w:val="22"/>
        </w:rPr>
      </w:pPr>
    </w:p>
    <w:p w:rsidR="00E560D2" w:rsidRPr="00426626" w:rsidRDefault="00E560D2" w:rsidP="00E560D2">
      <w:pPr>
        <w:spacing w:line="480" w:lineRule="auto"/>
        <w:outlineLvl w:val="0"/>
        <w:rPr>
          <w:b/>
          <w:i/>
          <w:sz w:val="22"/>
          <w:szCs w:val="22"/>
        </w:rPr>
      </w:pPr>
      <w:r w:rsidRPr="00426626">
        <w:rPr>
          <w:b/>
          <w:i/>
          <w:sz w:val="22"/>
          <w:szCs w:val="22"/>
        </w:rPr>
        <w:t>Legacy Incentives</w:t>
      </w:r>
    </w:p>
    <w:p w:rsidR="00E560D2" w:rsidRPr="001969DC" w:rsidRDefault="00E560D2" w:rsidP="00E560D2">
      <w:pPr>
        <w:spacing w:line="480" w:lineRule="auto"/>
        <w:rPr>
          <w:sz w:val="22"/>
          <w:szCs w:val="22"/>
        </w:rPr>
      </w:pPr>
      <w:r w:rsidRPr="001969DC">
        <w:rPr>
          <w:sz w:val="22"/>
          <w:szCs w:val="22"/>
        </w:rPr>
        <w:t xml:space="preserve">The second term of the allocation formula </w:t>
      </w:r>
      <w:r>
        <w:rPr>
          <w:sz w:val="22"/>
          <w:szCs w:val="22"/>
        </w:rPr>
        <w:t xml:space="preserve">(equation </w:t>
      </w:r>
      <w:r w:rsidRPr="001969DC">
        <w:rPr>
          <w:sz w:val="22"/>
          <w:szCs w:val="22"/>
        </w:rPr>
        <w:t>1</w:t>
      </w:r>
      <w:r>
        <w:rPr>
          <w:sz w:val="22"/>
          <w:szCs w:val="22"/>
        </w:rPr>
        <w:t>)</w:t>
      </w:r>
      <w:r w:rsidRPr="001969DC">
        <w:rPr>
          <w:sz w:val="22"/>
          <w:szCs w:val="22"/>
        </w:rPr>
        <w:t xml:space="preserve"> is the so-called </w:t>
      </w:r>
      <w:r>
        <w:rPr>
          <w:sz w:val="22"/>
          <w:szCs w:val="22"/>
        </w:rPr>
        <w:t>“</w:t>
      </w:r>
      <w:r w:rsidRPr="001969DC">
        <w:rPr>
          <w:sz w:val="22"/>
          <w:szCs w:val="22"/>
        </w:rPr>
        <w:t>legacy</w:t>
      </w:r>
      <w:r>
        <w:rPr>
          <w:sz w:val="22"/>
          <w:szCs w:val="22"/>
        </w:rPr>
        <w:t>”</w:t>
      </w:r>
      <w:r w:rsidRPr="001969DC">
        <w:rPr>
          <w:sz w:val="22"/>
          <w:szCs w:val="22"/>
        </w:rPr>
        <w:t xml:space="preserve"> component that incorporates past behavior into the current allocation scheme. This component serves three important functions: </w:t>
      </w:r>
    </w:p>
    <w:p w:rsidR="00E560D2" w:rsidRPr="001969DC" w:rsidRDefault="00E560D2" w:rsidP="00E560D2">
      <w:pPr>
        <w:numPr>
          <w:ilvl w:val="0"/>
          <w:numId w:val="16"/>
        </w:numPr>
        <w:tabs>
          <w:tab w:val="left" w:pos="900"/>
        </w:tabs>
        <w:spacing w:line="480" w:lineRule="auto"/>
        <w:ind w:left="900" w:hanging="540"/>
        <w:rPr>
          <w:sz w:val="22"/>
          <w:szCs w:val="22"/>
        </w:rPr>
      </w:pPr>
      <w:r w:rsidRPr="001969DC">
        <w:rPr>
          <w:sz w:val="22"/>
          <w:szCs w:val="22"/>
        </w:rPr>
        <w:t xml:space="preserve">It moderates the random component in seasonal year-to-year variability in seasonal bycatch that is due to chance, and tends to amplify the behavioral component. One of the problems with any performance related reward/penalty system is that it is almost always subject to randomness in some form. Chance is part of life, but one wants to minimize this as much as possible without also destroying the incentives created by rewarding/penalizing differences in performance. Separating out such random variation in bycatch rates (e.g., sampling error or bad luck), from variation due to </w:t>
      </w:r>
      <w:r>
        <w:rPr>
          <w:sz w:val="22"/>
          <w:szCs w:val="22"/>
        </w:rPr>
        <w:t>operational choices</w:t>
      </w:r>
      <w:r w:rsidRPr="001969DC">
        <w:rPr>
          <w:sz w:val="22"/>
          <w:szCs w:val="22"/>
        </w:rPr>
        <w:t xml:space="preserve"> is difficult but is handled somewhat by the Legacy component, which rewards and penalizes consistent behavior. This problem is addressed in the present system in several ways (see Appendix A for a fuller discussion), but it is usually problematic to try to separate natural sampling variation, from variability due to behavior without using historical data that can capture consistent patterns of behavior. Thus, boats in the same area may have different bycatch rates partly due to sampling variation and partly due to </w:t>
      </w:r>
      <w:r>
        <w:rPr>
          <w:sz w:val="22"/>
          <w:szCs w:val="22"/>
        </w:rPr>
        <w:t>operational choices</w:t>
      </w:r>
      <w:r w:rsidRPr="001969DC">
        <w:rPr>
          <w:sz w:val="22"/>
          <w:szCs w:val="22"/>
        </w:rPr>
        <w:t xml:space="preserve"> and this is difficult to sort out without assumptions that may be questionable. The legacy component dampens out variation due to accident and tends to highlight variation that </w:t>
      </w:r>
      <w:r>
        <w:rPr>
          <w:sz w:val="22"/>
          <w:szCs w:val="22"/>
        </w:rPr>
        <w:t>results from operational choices</w:t>
      </w:r>
      <w:r w:rsidRPr="001969DC">
        <w:rPr>
          <w:sz w:val="22"/>
          <w:szCs w:val="22"/>
        </w:rPr>
        <w:t>.</w:t>
      </w:r>
    </w:p>
    <w:p w:rsidR="00E560D2" w:rsidRPr="001969DC" w:rsidRDefault="00E560D2" w:rsidP="00E560D2">
      <w:pPr>
        <w:numPr>
          <w:ilvl w:val="0"/>
          <w:numId w:val="16"/>
        </w:numPr>
        <w:tabs>
          <w:tab w:val="left" w:pos="900"/>
        </w:tabs>
        <w:spacing w:line="480" w:lineRule="auto"/>
        <w:ind w:left="900" w:hanging="540"/>
        <w:rPr>
          <w:sz w:val="22"/>
          <w:szCs w:val="22"/>
        </w:rPr>
      </w:pPr>
      <w:r w:rsidRPr="001969DC">
        <w:rPr>
          <w:sz w:val="22"/>
          <w:szCs w:val="22"/>
        </w:rPr>
        <w:t xml:space="preserve">The legacy system provides carrot and stick incentives for long-term accountability in behavior. It encourages forward thinking and a chance to improve toward the upper bound allocation of 4/3 the initial allocation. It also provides the </w:t>
      </w:r>
      <w:r>
        <w:rPr>
          <w:sz w:val="22"/>
          <w:szCs w:val="22"/>
        </w:rPr>
        <w:t>“</w:t>
      </w:r>
      <w:r w:rsidRPr="001969DC">
        <w:rPr>
          <w:sz w:val="22"/>
          <w:szCs w:val="22"/>
        </w:rPr>
        <w:t>stick</w:t>
      </w:r>
      <w:r>
        <w:rPr>
          <w:sz w:val="22"/>
          <w:szCs w:val="22"/>
        </w:rPr>
        <w:t>”</w:t>
      </w:r>
      <w:r w:rsidRPr="001969DC">
        <w:rPr>
          <w:sz w:val="22"/>
          <w:szCs w:val="22"/>
        </w:rPr>
        <w:t xml:space="preserve"> of having only 2/3 the initial allocation to fall back on. The catastrophic costs associated with insufficient ITEC represent a strong financial incentive on behavior. The legacy system makes the full hard cap available to the fleet only when it is absolutely necessary, but at the same time it provides strong financial and competitive incentives to minimize bycatch whenever possible.</w:t>
      </w:r>
    </w:p>
    <w:p w:rsidR="00E560D2" w:rsidRPr="001969DC" w:rsidRDefault="00E560D2" w:rsidP="00E560D2">
      <w:pPr>
        <w:numPr>
          <w:ilvl w:val="0"/>
          <w:numId w:val="16"/>
        </w:numPr>
        <w:tabs>
          <w:tab w:val="left" w:pos="900"/>
        </w:tabs>
        <w:spacing w:line="480" w:lineRule="auto"/>
        <w:ind w:left="900" w:hanging="540"/>
        <w:rPr>
          <w:sz w:val="22"/>
          <w:szCs w:val="22"/>
        </w:rPr>
      </w:pPr>
      <w:r w:rsidRPr="001969DC">
        <w:rPr>
          <w:sz w:val="22"/>
          <w:szCs w:val="22"/>
        </w:rPr>
        <w:t>The legacy system provides cumulative competitive incentives (incentives that begin year 1 and continue in all years) that should result in a steady evolution toward fleet-wide improvement in encounter rates (</w:t>
      </w:r>
      <w:r w:rsidR="003A2E68">
        <w:rPr>
          <w:sz w:val="22"/>
          <w:szCs w:val="22"/>
        </w:rPr>
        <w:t>F</w:t>
      </w:r>
      <w:r w:rsidRPr="001969DC">
        <w:rPr>
          <w:sz w:val="22"/>
          <w:szCs w:val="22"/>
        </w:rPr>
        <w:t xml:space="preserve">igure </w:t>
      </w:r>
      <w:r w:rsidR="003A2E68">
        <w:rPr>
          <w:sz w:val="22"/>
          <w:szCs w:val="22"/>
        </w:rPr>
        <w:t>10</w:t>
      </w:r>
      <w:r w:rsidRPr="001969DC">
        <w:rPr>
          <w:sz w:val="22"/>
          <w:szCs w:val="22"/>
        </w:rPr>
        <w:t>). This is in contrast to hard cap reduction proposals that do not explicitly encourage a cumulative fleetwide evolution toward lower bycatch rates and that do not promote the development of fishing methods and technologies that will encourage this desirable ever-improving result of constant competition. Such constant improvement in avoiding bycatch is a unique hallmark of the legacy plan.</w:t>
      </w:r>
    </w:p>
    <w:p w:rsidR="00E560D2" w:rsidRPr="001969DC" w:rsidRDefault="00E560D2" w:rsidP="00E560D2">
      <w:pPr>
        <w:spacing w:line="480" w:lineRule="auto"/>
        <w:rPr>
          <w:sz w:val="22"/>
          <w:szCs w:val="22"/>
        </w:rPr>
      </w:pPr>
    </w:p>
    <w:p w:rsidR="00E560D2" w:rsidRPr="00AB4BCC" w:rsidRDefault="00E560D2" w:rsidP="00E560D2">
      <w:pPr>
        <w:keepNext/>
        <w:tabs>
          <w:tab w:val="left" w:pos="720"/>
        </w:tabs>
        <w:spacing w:line="480" w:lineRule="auto"/>
        <w:rPr>
          <w:b/>
        </w:rPr>
      </w:pPr>
      <w:r w:rsidRPr="00AB4BCC">
        <w:rPr>
          <w:b/>
        </w:rPr>
        <w:t>IV.</w:t>
      </w:r>
      <w:r w:rsidRPr="00AB4BCC">
        <w:rPr>
          <w:b/>
        </w:rPr>
        <w:tab/>
        <w:t>Hypothetical Modeling of Incentives:</w:t>
      </w:r>
    </w:p>
    <w:p w:rsidR="00E560D2" w:rsidRPr="001969DC" w:rsidRDefault="00E560D2" w:rsidP="00E560D2">
      <w:pPr>
        <w:spacing w:line="480" w:lineRule="auto"/>
        <w:rPr>
          <w:sz w:val="22"/>
          <w:szCs w:val="22"/>
        </w:rPr>
      </w:pPr>
      <w:r w:rsidRPr="001969DC">
        <w:rPr>
          <w:sz w:val="22"/>
          <w:szCs w:val="22"/>
        </w:rPr>
        <w:t xml:space="preserve">The actual year-to-year magnitude of bycatch reduction in any bycatch reduction plan (where complex contingent human behavior must be quantified) cannot be known </w:t>
      </w:r>
      <w:r w:rsidRPr="001969DC">
        <w:rPr>
          <w:i/>
          <w:sz w:val="22"/>
          <w:szCs w:val="22"/>
        </w:rPr>
        <w:t>ex ante</w:t>
      </w:r>
      <w:r w:rsidRPr="001969DC">
        <w:rPr>
          <w:sz w:val="22"/>
          <w:szCs w:val="22"/>
        </w:rPr>
        <w:t>. It requires monitoring and/or experimental trial. That said, for heuristic purposes we attempt to illustrate a plausible qualitative outcome using a simple behavioral model to simulate the evolution of bycatch patterns. This is intended only to inform intuition. Rather than presenting a complicated analyses having large structural uncertainty (not all relevant variables are accounted for or represented correctly, and where human behavior is often ignored), we decided on the honest presentation of a humble qualitative result that matches what can realistically be known without experimental implementation. Our parameterization is transparent and intended to be conservative.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We examine a simple behavioral self-correcting model as a qualitative guide to model the action of cumulative incentives to lower bycatch. The model assumes that a vessel</w:t>
      </w:r>
      <w:r>
        <w:rPr>
          <w:sz w:val="22"/>
          <w:szCs w:val="22"/>
        </w:rPr>
        <w:t xml:space="preserve"> owner</w:t>
      </w:r>
      <w:r w:rsidRPr="001969DC">
        <w:rPr>
          <w:sz w:val="22"/>
          <w:szCs w:val="22"/>
        </w:rPr>
        <w:t xml:space="preserve">’s motivation to improve behavior will be directly related to </w:t>
      </w:r>
      <w:r>
        <w:rPr>
          <w:sz w:val="22"/>
          <w:szCs w:val="22"/>
        </w:rPr>
        <w:t>the penalty experienced due to his or her vessel</w:t>
      </w:r>
      <w:r w:rsidRPr="001969DC">
        <w:rPr>
          <w:sz w:val="22"/>
          <w:szCs w:val="22"/>
        </w:rPr>
        <w:t xml:space="preserve">’s recent bycatch rate. The allocation-transfer simulation described in </w:t>
      </w:r>
      <w:r>
        <w:rPr>
          <w:sz w:val="22"/>
          <w:szCs w:val="22"/>
        </w:rPr>
        <w:t>Figure</w:t>
      </w:r>
      <w:r w:rsidRPr="001969DC">
        <w:rPr>
          <w:sz w:val="22"/>
          <w:szCs w:val="22"/>
        </w:rPr>
        <w:t xml:space="preserve"> </w:t>
      </w:r>
      <w:r w:rsidR="003A2E68">
        <w:rPr>
          <w:sz w:val="22"/>
          <w:szCs w:val="22"/>
        </w:rPr>
        <w:t>2</w:t>
      </w:r>
      <w:r w:rsidR="003A2E68" w:rsidRPr="001969DC">
        <w:rPr>
          <w:sz w:val="22"/>
          <w:szCs w:val="22"/>
        </w:rPr>
        <w:t xml:space="preserve"> </w:t>
      </w:r>
      <w:r w:rsidRPr="001969DC">
        <w:rPr>
          <w:sz w:val="22"/>
          <w:szCs w:val="22"/>
        </w:rPr>
        <w:t xml:space="preserve">was combined with an incentive model that was fit to reflect </w:t>
      </w:r>
      <w:r>
        <w:rPr>
          <w:sz w:val="22"/>
          <w:szCs w:val="22"/>
        </w:rPr>
        <w:t>“</w:t>
      </w:r>
      <w:r w:rsidRPr="001969DC">
        <w:rPr>
          <w:sz w:val="22"/>
          <w:szCs w:val="22"/>
        </w:rPr>
        <w:t>maximum</w:t>
      </w:r>
      <w:r>
        <w:rPr>
          <w:sz w:val="22"/>
          <w:szCs w:val="22"/>
        </w:rPr>
        <w:t>”</w:t>
      </w:r>
      <w:r w:rsidRPr="001969DC">
        <w:rPr>
          <w:sz w:val="22"/>
          <w:szCs w:val="22"/>
        </w:rPr>
        <w:t xml:space="preserve"> intentional changes on the order of 25% of the observed changes in bycatch rate. That is to say, that </w:t>
      </w:r>
      <w:r w:rsidRPr="00AB4BCC">
        <w:rPr>
          <w:sz w:val="22"/>
          <w:szCs w:val="22"/>
        </w:rPr>
        <w:t xml:space="preserve">the model is parameterized so that the directional changes in bycatch rate are maximally </w:t>
      </w:r>
      <w:r>
        <w:rPr>
          <w:sz w:val="22"/>
          <w:szCs w:val="22"/>
        </w:rPr>
        <w:t>one fourth</w:t>
      </w:r>
      <w:r w:rsidRPr="00AB4BCC">
        <w:rPr>
          <w:sz w:val="22"/>
          <w:szCs w:val="22"/>
        </w:rPr>
        <w:t xml:space="preserve"> the magnitude of historically observed </w:t>
      </w:r>
      <w:r w:rsidRPr="00C22C04">
        <w:rPr>
          <w:i/>
          <w:sz w:val="22"/>
          <w:szCs w:val="22"/>
        </w:rPr>
        <w:t>median</w:t>
      </w:r>
      <w:r>
        <w:rPr>
          <w:sz w:val="22"/>
          <w:szCs w:val="22"/>
        </w:rPr>
        <w:t xml:space="preserve"> </w:t>
      </w:r>
      <w:r w:rsidRPr="00AB4BCC">
        <w:rPr>
          <w:sz w:val="22"/>
          <w:szCs w:val="22"/>
        </w:rPr>
        <w:t xml:space="preserve">variations in bycatch rate. </w:t>
      </w:r>
      <w:r w:rsidRPr="001969DC">
        <w:rPr>
          <w:sz w:val="22"/>
          <w:szCs w:val="22"/>
        </w:rPr>
        <w:t xml:space="preserve">This </w:t>
      </w:r>
      <w:r>
        <w:rPr>
          <w:sz w:val="22"/>
          <w:szCs w:val="22"/>
        </w:rPr>
        <w:t xml:space="preserve">amount </w:t>
      </w:r>
      <w:r w:rsidRPr="001969DC">
        <w:rPr>
          <w:sz w:val="22"/>
          <w:szCs w:val="22"/>
        </w:rPr>
        <w:t xml:space="preserve">was reckoned to be a conservative </w:t>
      </w:r>
      <w:r>
        <w:rPr>
          <w:sz w:val="22"/>
          <w:szCs w:val="22"/>
        </w:rPr>
        <w:t>estimate</w:t>
      </w:r>
      <w:r w:rsidRPr="001969DC">
        <w:rPr>
          <w:sz w:val="22"/>
          <w:szCs w:val="22"/>
        </w:rPr>
        <w: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Note that we did not literally assume a 25% reduction in bycatch. Rather we scaled the </w:t>
      </w:r>
      <w:r>
        <w:rPr>
          <w:sz w:val="22"/>
          <w:szCs w:val="22"/>
        </w:rPr>
        <w:t>“</w:t>
      </w:r>
      <w:r w:rsidRPr="001969DC">
        <w:rPr>
          <w:sz w:val="22"/>
          <w:szCs w:val="22"/>
        </w:rPr>
        <w:t>maximum allowable</w:t>
      </w:r>
      <w:r>
        <w:rPr>
          <w:sz w:val="22"/>
          <w:szCs w:val="22"/>
        </w:rPr>
        <w:t>”</w:t>
      </w:r>
      <w:r w:rsidRPr="001969DC">
        <w:rPr>
          <w:sz w:val="22"/>
          <w:szCs w:val="22"/>
        </w:rPr>
        <w:t xml:space="preserve"> or upper bound amount of bycatch reduction that could possibly be effected through behavioral changes to be some conservative fraction of the observed historical variation without incentives (the magnitude of changes actually observed). That is, we used observed variation as a benchmark to scale possible behavioral changes accordingly. Thus, if bycatch varies historically by X percent, our conservative assumption is that 25%</w:t>
      </w:r>
      <w:r>
        <w:rPr>
          <w:sz w:val="22"/>
          <w:szCs w:val="22"/>
        </w:rPr>
        <w:t xml:space="preserve"> of </w:t>
      </w:r>
      <w:r w:rsidRPr="001969DC">
        <w:rPr>
          <w:sz w:val="22"/>
          <w:szCs w:val="22"/>
        </w:rPr>
        <w:t xml:space="preserve">X is the maximum possible change in bycatch that could be attributed to </w:t>
      </w:r>
      <w:r>
        <w:rPr>
          <w:sz w:val="22"/>
          <w:szCs w:val="22"/>
        </w:rPr>
        <w:t>operational decisions</w:t>
      </w:r>
      <w:r w:rsidRPr="001969DC">
        <w:rPr>
          <w:sz w:val="22"/>
          <w:szCs w:val="22"/>
        </w:rPr>
        <w:t xml:space="preserve">. More specifically, we analyzed the historical data by taking the median values of the changes for individual vessels across many years. The minimum of these median values was around 50%, so to be conservative we set half of that, or 25%, as the maximum possible reduction in bycatch attributable to behavior (with the majority of behavioral changes in the simulation being far less). Furthermore, this 25% is scaled by the relative values of </w:t>
      </w:r>
      <w:r w:rsidRPr="00AB4BCC">
        <w:rPr>
          <w:i/>
          <w:sz w:val="22"/>
          <w:szCs w:val="22"/>
        </w:rPr>
        <w:t>Q</w:t>
      </w:r>
      <w:r w:rsidRPr="001969DC">
        <w:rPr>
          <w:sz w:val="22"/>
          <w:szCs w:val="22"/>
        </w:rPr>
        <w:t xml:space="preserve"> for each vessel: vessels with a lower value of </w:t>
      </w:r>
      <w:r w:rsidRPr="00AB4BCC">
        <w:rPr>
          <w:i/>
          <w:sz w:val="22"/>
          <w:szCs w:val="22"/>
        </w:rPr>
        <w:t>Q</w:t>
      </w:r>
      <w:r w:rsidRPr="001969DC">
        <w:rPr>
          <w:sz w:val="22"/>
          <w:szCs w:val="22"/>
        </w:rPr>
        <w:t xml:space="preserve"> (i.e. relatively high bycatch) were simulated to have greater reductions in bycatch due to a greater incentive to make up for bad performance in the year before. Given </w:t>
      </w:r>
      <w:r w:rsidRPr="00AB4BCC">
        <w:rPr>
          <w:position w:val="-10"/>
          <w:sz w:val="22"/>
          <w:szCs w:val="22"/>
        </w:rPr>
        <w:object w:dxaOrig="1380" w:dyaOrig="320">
          <v:shape id="_x0000_i1049" type="#_x0000_t75" style="width:69.35pt;height:16pt" o:ole="">
            <v:imagedata r:id="rId57" o:title=""/>
          </v:shape>
          <o:OLEObject Type="Embed" ProgID="Equation.DSMT4" ShapeID="_x0000_i1049" DrawAspect="Content" ObjectID="_1201793172" r:id="rId58"/>
        </w:object>
      </w:r>
      <w:r w:rsidRPr="001969DC">
        <w:rPr>
          <w:sz w:val="22"/>
          <w:szCs w:val="22"/>
        </w:rPr>
        <w:t xml:space="preserve">, the maximum reduction was actually 18.75%, and the minimum reduction was 9.375%. Again, these are only simulated reductions in bycatch, based on a conservative estimate of the amount of reduction that individual vessels are capable of, when properly </w:t>
      </w:r>
      <w:r>
        <w:rPr>
          <w:sz w:val="22"/>
          <w:szCs w:val="22"/>
        </w:rPr>
        <w:t>motivated</w:t>
      </w:r>
      <w:r w:rsidRPr="001969DC">
        <w:rPr>
          <w:sz w:val="22"/>
          <w:szCs w:val="22"/>
        </w:rPr>
        <w:t xml:space="preserve">. It is likely that larger changes </w:t>
      </w:r>
      <w:r>
        <w:rPr>
          <w:sz w:val="22"/>
          <w:szCs w:val="22"/>
        </w:rPr>
        <w:t xml:space="preserve">will be observed when </w:t>
      </w:r>
      <w:r w:rsidRPr="001969DC">
        <w:rPr>
          <w:sz w:val="22"/>
          <w:szCs w:val="22"/>
        </w:rPr>
        <w:t xml:space="preserve">incentives </w:t>
      </w:r>
      <w:r>
        <w:rPr>
          <w:sz w:val="22"/>
          <w:szCs w:val="22"/>
        </w:rPr>
        <w:t>are in place</w:t>
      </w:r>
      <w:r w:rsidRPr="001969DC">
        <w:rPr>
          <w:sz w:val="22"/>
          <w:szCs w:val="22"/>
        </w:rPr>
        <w:t>. Again, this is intended as a somewhat conservative guideline.</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Briefly, the incentive to reduce bycatch is modeled as a simple function of bycatch rates as follows. We used actual vessel bycatch rates and defined the simple incentive function:</w:t>
      </w:r>
    </w:p>
    <w:p w:rsidR="00E560D2" w:rsidRPr="001969DC" w:rsidRDefault="00E560D2" w:rsidP="00E560D2">
      <w:pPr>
        <w:spacing w:line="480" w:lineRule="auto"/>
        <w:jc w:val="center"/>
        <w:rPr>
          <w:sz w:val="22"/>
          <w:szCs w:val="22"/>
        </w:rPr>
      </w:pPr>
      <w:r w:rsidRPr="00134458">
        <w:rPr>
          <w:position w:val="-12"/>
          <w:sz w:val="22"/>
          <w:szCs w:val="22"/>
        </w:rPr>
        <w:object w:dxaOrig="2180" w:dyaOrig="360">
          <v:shape id="_x0000_i1050" type="#_x0000_t75" style="width:108.65pt;height:18pt" o:ole="">
            <v:imagedata r:id="rId59" o:title=""/>
          </v:shape>
          <o:OLEObject Type="Embed" ProgID="Equation.DSMT4" ShapeID="_x0000_i1050" DrawAspect="Content" ObjectID="_1201793173" r:id="rId60"/>
        </w:object>
      </w:r>
      <w:r w:rsidRPr="001969DC">
        <w:rPr>
          <w:sz w:val="22"/>
          <w:szCs w:val="22"/>
        </w:rPr>
        <w:t>,</w:t>
      </w:r>
    </w:p>
    <w:p w:rsidR="00E560D2" w:rsidRPr="001969DC" w:rsidRDefault="00E560D2" w:rsidP="00E560D2">
      <w:pPr>
        <w:spacing w:line="480" w:lineRule="auto"/>
        <w:rPr>
          <w:sz w:val="22"/>
          <w:szCs w:val="22"/>
        </w:rPr>
      </w:pPr>
      <w:r w:rsidRPr="001969DC">
        <w:rPr>
          <w:sz w:val="22"/>
          <w:szCs w:val="22"/>
        </w:rPr>
        <w:t xml:space="preserve">where </w:t>
      </w:r>
      <w:r w:rsidRPr="00134458">
        <w:rPr>
          <w:position w:val="-10"/>
          <w:sz w:val="22"/>
          <w:szCs w:val="22"/>
        </w:rPr>
        <w:object w:dxaOrig="720" w:dyaOrig="320">
          <v:shape id="_x0000_i1051" type="#_x0000_t75" style="width:36pt;height:16pt" o:ole="">
            <v:imagedata r:id="rId61" o:title=""/>
          </v:shape>
          <o:OLEObject Type="Embed" ProgID="Equation.DSMT4" ShapeID="_x0000_i1051" DrawAspect="Content" ObjectID="_1201793174" r:id="rId62"/>
        </w:object>
      </w:r>
      <w:r w:rsidRPr="001969DC">
        <w:rPr>
          <w:sz w:val="22"/>
          <w:szCs w:val="22"/>
        </w:rPr>
        <w:t xml:space="preserve"> in this simulation to represent the plain assumption that 25% of the variation in observed encounter rates can be due to behavior. Here the</w:t>
      </w:r>
    </w:p>
    <w:p w:rsidR="00E560D2" w:rsidRPr="001969DC" w:rsidRDefault="00E560D2" w:rsidP="00E560D2">
      <w:pPr>
        <w:spacing w:line="480" w:lineRule="auto"/>
        <w:jc w:val="center"/>
        <w:rPr>
          <w:sz w:val="22"/>
          <w:szCs w:val="22"/>
        </w:rPr>
      </w:pPr>
      <w:r w:rsidRPr="001969DC">
        <w:rPr>
          <w:sz w:val="22"/>
          <w:szCs w:val="22"/>
        </w:rPr>
        <w:t>incentive multiplier = 1 – incentive.</w:t>
      </w:r>
    </w:p>
    <w:p w:rsidR="00E560D2" w:rsidRPr="001969DC" w:rsidRDefault="00E560D2" w:rsidP="00E560D2">
      <w:pPr>
        <w:spacing w:line="480" w:lineRule="auto"/>
        <w:rPr>
          <w:sz w:val="22"/>
          <w:szCs w:val="22"/>
        </w:rPr>
      </w:pPr>
      <w:r>
        <w:rPr>
          <w:sz w:val="22"/>
          <w:szCs w:val="22"/>
        </w:rPr>
        <w:t>a</w:t>
      </w:r>
      <w:r w:rsidRPr="001969DC">
        <w:rPr>
          <w:sz w:val="22"/>
          <w:szCs w:val="22"/>
        </w:rPr>
        <w:t xml:space="preserve">nd the cumulative incentive multiplier </w:t>
      </w:r>
      <w:r>
        <w:rPr>
          <w:sz w:val="22"/>
          <w:szCs w:val="22"/>
        </w:rPr>
        <w:t>(</w:t>
      </w:r>
      <w:r w:rsidRPr="001969DC">
        <w:rPr>
          <w:sz w:val="22"/>
          <w:szCs w:val="22"/>
        </w:rPr>
        <w:t>CIM</w:t>
      </w:r>
      <w:r>
        <w:rPr>
          <w:sz w:val="22"/>
          <w:szCs w:val="22"/>
        </w:rPr>
        <w:t>)</w:t>
      </w:r>
      <w:r w:rsidRPr="001969DC">
        <w:rPr>
          <w:sz w:val="22"/>
          <w:szCs w:val="22"/>
        </w:rPr>
        <w:t xml:space="preserve"> is simply</w:t>
      </w:r>
    </w:p>
    <w:p w:rsidR="00E560D2" w:rsidRPr="001969DC" w:rsidRDefault="00E560D2" w:rsidP="00E560D2">
      <w:pPr>
        <w:spacing w:line="480" w:lineRule="auto"/>
        <w:jc w:val="center"/>
        <w:outlineLvl w:val="0"/>
        <w:rPr>
          <w:sz w:val="22"/>
          <w:szCs w:val="22"/>
        </w:rPr>
      </w:pPr>
      <w:r w:rsidRPr="001969DC">
        <w:rPr>
          <w:sz w:val="22"/>
          <w:szCs w:val="22"/>
        </w:rPr>
        <w:t>CIM(t+1) = CIM(t) * incentive multiplier</w:t>
      </w:r>
    </w:p>
    <w:p w:rsidR="00E560D2" w:rsidRPr="001969DC" w:rsidRDefault="00E560D2" w:rsidP="00E560D2">
      <w:pPr>
        <w:spacing w:line="480" w:lineRule="auto"/>
        <w:rPr>
          <w:sz w:val="22"/>
          <w:szCs w:val="22"/>
        </w:rPr>
      </w:pPr>
      <w:r>
        <w:rPr>
          <w:sz w:val="22"/>
          <w:szCs w:val="22"/>
        </w:rPr>
        <w:t>and the incentive adjusted bycatch is</w:t>
      </w:r>
    </w:p>
    <w:p w:rsidR="00E560D2" w:rsidRPr="001969DC" w:rsidRDefault="00E560D2" w:rsidP="00E560D2">
      <w:pPr>
        <w:spacing w:line="480" w:lineRule="auto"/>
        <w:jc w:val="center"/>
        <w:outlineLvl w:val="0"/>
        <w:rPr>
          <w:sz w:val="22"/>
          <w:szCs w:val="22"/>
        </w:rPr>
      </w:pPr>
      <w:r w:rsidRPr="001969DC">
        <w:rPr>
          <w:sz w:val="22"/>
          <w:szCs w:val="22"/>
        </w:rPr>
        <w:t>Market incentive adjusted bycatch = CIM(t) * actual bycatch at time t.</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These dynamics are then incorporated into the simulation, and run forward to produce the results shown in Figure </w:t>
      </w:r>
      <w:r w:rsidR="003A2E68">
        <w:rPr>
          <w:sz w:val="22"/>
          <w:szCs w:val="22"/>
        </w:rPr>
        <w:t>3</w:t>
      </w:r>
      <w:r w:rsidR="003A2E68" w:rsidRPr="001969DC">
        <w:rPr>
          <w:sz w:val="22"/>
          <w:szCs w:val="22"/>
        </w:rPr>
        <w:t xml:space="preserve"> </w:t>
      </w:r>
      <w:r w:rsidRPr="001969DC">
        <w:rPr>
          <w:sz w:val="22"/>
          <w:szCs w:val="22"/>
        </w:rPr>
        <w:t xml:space="preserve">and Figure </w:t>
      </w:r>
      <w:r>
        <w:rPr>
          <w:sz w:val="22"/>
          <w:szCs w:val="22"/>
        </w:rPr>
        <w:t>10</w:t>
      </w:r>
      <w:r w:rsidRPr="001969DC">
        <w:rPr>
          <w:sz w:val="22"/>
          <w:szCs w:val="22"/>
        </w:rPr>
        <w:t>. The results are similar but more dramatic than the earlier simple allocation and trading results</w:t>
      </w:r>
      <w:del w:id="392" w:author="George Sugihara" w:date="2010-02-17T18:20:00Z">
        <w:r w:rsidRPr="001969DC" w:rsidDel="001B35B5">
          <w:rPr>
            <w:sz w:val="22"/>
            <w:szCs w:val="22"/>
          </w:rPr>
          <w:delText xml:space="preserve"> (</w:delText>
        </w:r>
        <w:r w:rsidR="0072426C" w:rsidDel="001B35B5">
          <w:fldChar w:fldCharType="begin"/>
        </w:r>
        <w:r w:rsidR="0072426C" w:rsidDel="001B35B5">
          <w:delInstrText xml:space="preserve"> REF _Ref220714063 \h  \* MERGEFORMAT </w:delInstrText>
        </w:r>
        <w:r w:rsidR="0072426C" w:rsidDel="001B35B5">
          <w:fldChar w:fldCharType="separate"/>
        </w:r>
        <w:r w:rsidRPr="001969DC" w:rsidDel="001B35B5">
          <w:rPr>
            <w:bCs/>
            <w:sz w:val="22"/>
            <w:szCs w:val="22"/>
          </w:rPr>
          <w:delText xml:space="preserve">Figure </w:delText>
        </w:r>
        <w:r w:rsidR="0072426C" w:rsidDel="001B35B5">
          <w:fldChar w:fldCharType="end"/>
        </w:r>
        <w:r w:rsidR="003A2E68" w:rsidDel="001B35B5">
          <w:rPr>
            <w:sz w:val="22"/>
            <w:szCs w:val="22"/>
          </w:rPr>
          <w:delText>2</w:delText>
        </w:r>
        <w:r w:rsidRPr="001969DC" w:rsidDel="001B35B5">
          <w:rPr>
            <w:sz w:val="22"/>
            <w:szCs w:val="22"/>
          </w:rPr>
          <w:delText>)</w:delText>
        </w:r>
      </w:del>
      <w:r w:rsidRPr="001969DC">
        <w:rPr>
          <w:sz w:val="22"/>
          <w:szCs w:val="22"/>
        </w:rPr>
        <w:t xml:space="preserve"> without rational incentives to improve relative standing in the fleet with respect to ITEC allocation. </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It is important to note that even though the model was roughly scaled to fit observed variation, the results are highly dependent on the basic model assumption of self-correction and should be treated only as a plausible scenario to guide expectations. Actual implementation of the plan should allow one to retrospectively construct a more accurate incentive model, and the flexibility of model parameters should allow adjustments to suit desired performance criteria.</w:t>
      </w:r>
    </w:p>
    <w:p w:rsidR="00E560D2" w:rsidRPr="001969DC" w:rsidRDefault="00E560D2" w:rsidP="00E560D2">
      <w:pPr>
        <w:spacing w:line="480" w:lineRule="auto"/>
        <w:rPr>
          <w:sz w:val="22"/>
          <w:szCs w:val="22"/>
        </w:rPr>
      </w:pPr>
    </w:p>
    <w:p w:rsidR="00E560D2" w:rsidRPr="00D64353" w:rsidRDefault="00E560D2" w:rsidP="00E560D2">
      <w:pPr>
        <w:spacing w:line="480" w:lineRule="auto"/>
        <w:outlineLvl w:val="0"/>
        <w:rPr>
          <w:b/>
          <w:bCs/>
        </w:rPr>
      </w:pPr>
      <w:r w:rsidRPr="00D64353">
        <w:rPr>
          <w:b/>
          <w:bCs/>
        </w:rPr>
        <w:t>Literature Cited</w:t>
      </w:r>
    </w:p>
    <w:p w:rsidR="00E560D2" w:rsidRPr="00D64353" w:rsidRDefault="00E560D2" w:rsidP="00E560D2">
      <w:pPr>
        <w:spacing w:line="360" w:lineRule="auto"/>
        <w:ind w:left="360" w:hanging="360"/>
        <w:rPr>
          <w:sz w:val="20"/>
          <w:szCs w:val="20"/>
          <w:lang w:val="de-DE"/>
        </w:rPr>
      </w:pPr>
      <w:r w:rsidRPr="00D64353">
        <w:rPr>
          <w:sz w:val="20"/>
          <w:szCs w:val="20"/>
          <w:lang w:val="en-GB"/>
        </w:rPr>
        <w:t>AFA (American Fisheries Act). 1998. Amer</w:t>
      </w:r>
      <w:r>
        <w:rPr>
          <w:sz w:val="20"/>
          <w:szCs w:val="20"/>
          <w:lang w:val="en-GB"/>
        </w:rPr>
        <w:t>ican Fisheries Act of 1998</w:t>
      </w:r>
      <w:r w:rsidRPr="00D64353">
        <w:rPr>
          <w:sz w:val="20"/>
          <w:szCs w:val="20"/>
          <w:lang w:val="en-GB"/>
        </w:rPr>
        <w:t xml:space="preserve">, Public Law 105-277. </w:t>
      </w:r>
      <w:r w:rsidRPr="00D64353">
        <w:rPr>
          <w:sz w:val="20"/>
          <w:szCs w:val="20"/>
          <w:lang w:val="de-DE"/>
        </w:rPr>
        <w:t xml:space="preserve">In: 16 USC 1801 </w:t>
      </w:r>
      <w:r w:rsidRPr="00D64353">
        <w:rPr>
          <w:i/>
          <w:iCs/>
          <w:sz w:val="20"/>
          <w:szCs w:val="20"/>
          <w:lang w:val="de-DE"/>
        </w:rPr>
        <w:t>et seq</w:t>
      </w:r>
      <w:r w:rsidRPr="00D64353">
        <w:rPr>
          <w:sz w:val="20"/>
          <w:szCs w:val="20"/>
          <w:lang w:val="de-DE"/>
        </w:rPr>
        <w:t>.</w:t>
      </w:r>
    </w:p>
    <w:p w:rsidR="00E560D2" w:rsidRPr="00D64353" w:rsidRDefault="00E560D2" w:rsidP="00E560D2">
      <w:pPr>
        <w:spacing w:line="360" w:lineRule="auto"/>
        <w:ind w:left="360" w:hanging="360"/>
        <w:rPr>
          <w:rFonts w:eastAsia="StempelGaramondLTStd-Roman"/>
          <w:sz w:val="20"/>
          <w:szCs w:val="20"/>
          <w:lang w:bidi="ar-SA"/>
        </w:rPr>
      </w:pPr>
      <w:r w:rsidRPr="00D64353">
        <w:rPr>
          <w:color w:val="111111"/>
          <w:sz w:val="20"/>
          <w:szCs w:val="20"/>
        </w:rPr>
        <w:t xml:space="preserve">Anderson, L.G., 2002. Microeconomic Analysis of the Formation and Potential Reorganization of AFA Coops, </w:t>
      </w:r>
      <w:r w:rsidRPr="00D64353">
        <w:rPr>
          <w:i/>
          <w:iCs/>
          <w:color w:val="111111"/>
          <w:sz w:val="20"/>
          <w:szCs w:val="20"/>
        </w:rPr>
        <w:t>Marine Resource Economics</w:t>
      </w:r>
      <w:r w:rsidRPr="00D64353">
        <w:rPr>
          <w:color w:val="111111"/>
          <w:sz w:val="20"/>
          <w:szCs w:val="20"/>
        </w:rPr>
        <w:t xml:space="preserve"> </w:t>
      </w:r>
      <w:r w:rsidRPr="00D64353">
        <w:rPr>
          <w:sz w:val="20"/>
          <w:szCs w:val="20"/>
          <w:lang w:bidi="ar-SA"/>
        </w:rPr>
        <w:t>17</w:t>
      </w:r>
      <w:r>
        <w:rPr>
          <w:sz w:val="20"/>
          <w:szCs w:val="20"/>
          <w:lang w:bidi="ar-SA"/>
        </w:rPr>
        <w:t>:</w:t>
      </w:r>
      <w:r w:rsidRPr="00D64353">
        <w:rPr>
          <w:sz w:val="20"/>
          <w:szCs w:val="20"/>
          <w:lang w:bidi="ar-SA"/>
        </w:rPr>
        <w:t xml:space="preserve"> 207–224. </w:t>
      </w:r>
    </w:p>
    <w:p w:rsidR="00E560D2" w:rsidRPr="00D64353" w:rsidRDefault="00E560D2" w:rsidP="00E560D2">
      <w:pPr>
        <w:spacing w:line="360" w:lineRule="auto"/>
        <w:ind w:left="360" w:hanging="360"/>
        <w:rPr>
          <w:sz w:val="20"/>
          <w:szCs w:val="20"/>
        </w:rPr>
      </w:pPr>
      <w:r w:rsidRPr="00D64353">
        <w:rPr>
          <w:sz w:val="20"/>
          <w:szCs w:val="20"/>
        </w:rPr>
        <w:t xml:space="preserve">Criddle, K. R. 2008. The legal context of US fisheries management and the evolution of rights-based management in Alaska. Pages 369-382 in R Townsend, R Shotton, &amp; H Uchida (editors). </w:t>
      </w:r>
      <w:r w:rsidRPr="00D64353">
        <w:rPr>
          <w:i/>
          <w:iCs/>
          <w:sz w:val="20"/>
          <w:szCs w:val="20"/>
        </w:rPr>
        <w:t>Case Studies in Fisheries Self-Governance</w:t>
      </w:r>
      <w:r w:rsidRPr="00D64353">
        <w:rPr>
          <w:sz w:val="20"/>
          <w:szCs w:val="20"/>
        </w:rPr>
        <w:t>. FAO Fisheries Technical Paper. No. 504. Rome, FAO.</w:t>
      </w:r>
    </w:p>
    <w:p w:rsidR="00E560D2" w:rsidRPr="00D64353" w:rsidRDefault="00E560D2" w:rsidP="00E560D2">
      <w:pPr>
        <w:spacing w:line="360" w:lineRule="auto"/>
        <w:ind w:left="360" w:hanging="360"/>
        <w:rPr>
          <w:sz w:val="20"/>
          <w:szCs w:val="20"/>
          <w:lang w:val="en-GB"/>
        </w:rPr>
      </w:pPr>
      <w:r w:rsidRPr="00D64353">
        <w:rPr>
          <w:sz w:val="20"/>
          <w:szCs w:val="20"/>
          <w:lang w:val="en-GB"/>
        </w:rPr>
        <w:t xml:space="preserve">Criddle, K. R., and S. Macinko. 2000. A requiem for the IFQ in US fisheries? </w:t>
      </w:r>
      <w:r w:rsidRPr="00D64353">
        <w:rPr>
          <w:i/>
          <w:iCs/>
          <w:sz w:val="20"/>
          <w:szCs w:val="20"/>
          <w:lang w:val="en-GB"/>
        </w:rPr>
        <w:t>Marine Policy</w:t>
      </w:r>
      <w:r w:rsidRPr="00D64353">
        <w:rPr>
          <w:sz w:val="20"/>
          <w:szCs w:val="20"/>
          <w:lang w:val="en-GB"/>
        </w:rPr>
        <w:t xml:space="preserve"> 24: 461-469.</w:t>
      </w:r>
    </w:p>
    <w:p w:rsidR="00E560D2" w:rsidRPr="00D64353" w:rsidRDefault="00E560D2" w:rsidP="00E560D2">
      <w:pPr>
        <w:spacing w:line="360" w:lineRule="auto"/>
        <w:ind w:left="360" w:hanging="360"/>
        <w:rPr>
          <w:sz w:val="20"/>
          <w:szCs w:val="20"/>
          <w:lang w:val="en-GB"/>
        </w:rPr>
      </w:pPr>
      <w:r w:rsidRPr="00D64353">
        <w:rPr>
          <w:sz w:val="20"/>
          <w:szCs w:val="20"/>
          <w:lang w:val="en-GB"/>
        </w:rPr>
        <w:t xml:space="preserve">Felthoven, R. 2002. Effects of the American Fisheries Act on capacity, utilization, and technical efficiency. </w:t>
      </w:r>
      <w:r w:rsidRPr="00D64353">
        <w:rPr>
          <w:i/>
          <w:iCs/>
          <w:sz w:val="20"/>
          <w:szCs w:val="20"/>
          <w:lang w:val="en-GB"/>
        </w:rPr>
        <w:t>Marine Resource Economics</w:t>
      </w:r>
      <w:r w:rsidRPr="00D64353">
        <w:rPr>
          <w:sz w:val="20"/>
          <w:szCs w:val="20"/>
          <w:lang w:val="en-GB"/>
        </w:rPr>
        <w:t xml:space="preserve"> 17:181-205.</w:t>
      </w:r>
    </w:p>
    <w:p w:rsidR="00E560D2" w:rsidRPr="00D64353" w:rsidRDefault="00E560D2" w:rsidP="00E560D2">
      <w:pPr>
        <w:spacing w:line="360" w:lineRule="auto"/>
        <w:ind w:left="360" w:hanging="360"/>
        <w:rPr>
          <w:sz w:val="20"/>
          <w:szCs w:val="20"/>
        </w:rPr>
      </w:pPr>
      <w:r w:rsidRPr="00D64353">
        <w:rPr>
          <w:sz w:val="20"/>
          <w:szCs w:val="20"/>
        </w:rPr>
        <w:t xml:space="preserve">Ginter, J.J.C. 1995. The Alaska community development quota fisheries management program. </w:t>
      </w:r>
      <w:r w:rsidRPr="00D64353">
        <w:rPr>
          <w:i/>
          <w:iCs/>
          <w:sz w:val="20"/>
          <w:szCs w:val="20"/>
        </w:rPr>
        <w:t>Ocean &amp; Coastal Management</w:t>
      </w:r>
      <w:r w:rsidRPr="00D64353">
        <w:rPr>
          <w:sz w:val="20"/>
          <w:szCs w:val="20"/>
        </w:rPr>
        <w:t>. 28(1-3): 147-163.</w:t>
      </w:r>
    </w:p>
    <w:p w:rsidR="00E560D2" w:rsidRPr="00D64353" w:rsidRDefault="00E560D2" w:rsidP="00E560D2">
      <w:pPr>
        <w:spacing w:line="360" w:lineRule="auto"/>
        <w:ind w:left="360" w:hanging="360"/>
        <w:rPr>
          <w:sz w:val="20"/>
          <w:szCs w:val="20"/>
          <w:lang w:bidi="ar-SA"/>
        </w:rPr>
      </w:pPr>
      <w:r w:rsidRPr="00D64353">
        <w:rPr>
          <w:sz w:val="20"/>
          <w:szCs w:val="20"/>
          <w:lang w:bidi="ar-SA"/>
        </w:rPr>
        <w:t xml:space="preserve">Hiatt, T., R. Felthoven, M. Dalton, B. Garber-Yonts, A. Haynie, D. Lew, J. Sepez, C. Seung, and Northern Economics, Inc. 2008. </w:t>
      </w:r>
      <w:r w:rsidRPr="00D64353">
        <w:rPr>
          <w:i/>
          <w:sz w:val="20"/>
          <w:szCs w:val="20"/>
          <w:lang w:bidi="ar-SA"/>
        </w:rPr>
        <w:t>Stock Assessment and Fishery Evaluation Report for the Groundfish Fisheries of the Gulf of Alaska and Bering Sea/Aleutian Islands Area: Economic Status of the Groundfish Fisheries off Alaska, 2007.</w:t>
      </w:r>
      <w:r w:rsidRPr="00D64353">
        <w:rPr>
          <w:sz w:val="20"/>
          <w:szCs w:val="20"/>
          <w:lang w:bidi="ar-SA"/>
        </w:rPr>
        <w:t xml:space="preserve"> NOAA Fisheries Alaska Fishery Science Center, Seattle, WA. </w:t>
      </w:r>
    </w:p>
    <w:p w:rsidR="00E560D2" w:rsidRPr="00D64353" w:rsidRDefault="00E560D2" w:rsidP="00E560D2">
      <w:pPr>
        <w:spacing w:line="360" w:lineRule="auto"/>
        <w:ind w:left="360" w:hanging="360"/>
        <w:rPr>
          <w:sz w:val="20"/>
          <w:szCs w:val="20"/>
          <w:lang w:bidi="ar-SA"/>
        </w:rPr>
      </w:pPr>
      <w:r w:rsidRPr="00D64353">
        <w:rPr>
          <w:sz w:val="20"/>
          <w:szCs w:val="20"/>
          <w:lang w:bidi="ar-SA"/>
        </w:rPr>
        <w:t xml:space="preserve">Ianelli, J. N., S. Barbeaux, T. Honkalehto, S. Kotwicki, K. Aydin and N. Williamson. 2008. </w:t>
      </w:r>
      <w:r w:rsidRPr="00D64353">
        <w:rPr>
          <w:i/>
          <w:sz w:val="20"/>
          <w:szCs w:val="20"/>
          <w:lang w:bidi="ar-SA"/>
        </w:rPr>
        <w:t xml:space="preserve">Eastern Bering Sea </w:t>
      </w:r>
      <w:r w:rsidRPr="00D64353">
        <w:rPr>
          <w:i/>
          <w:sz w:val="20"/>
          <w:szCs w:val="20"/>
        </w:rPr>
        <w:t>walleye</w:t>
      </w:r>
      <w:r w:rsidRPr="00D64353">
        <w:rPr>
          <w:i/>
          <w:sz w:val="20"/>
          <w:szCs w:val="20"/>
          <w:lang w:bidi="ar-SA"/>
        </w:rPr>
        <w:t xml:space="preserve"> pollock. In: Stock assessment and fishery evaluation report for the groundfish resources of the Bering Sea/Aleutian Islands regions.</w:t>
      </w:r>
      <w:r w:rsidRPr="00D64353">
        <w:rPr>
          <w:sz w:val="20"/>
          <w:szCs w:val="20"/>
          <w:lang w:bidi="ar-SA"/>
        </w:rPr>
        <w:t xml:space="preserve"> NPFMC, Anchorage, AK, section 1:37-98.</w:t>
      </w:r>
    </w:p>
    <w:p w:rsidR="00E560D2" w:rsidRPr="00D64353" w:rsidRDefault="00E560D2" w:rsidP="00E560D2">
      <w:pPr>
        <w:spacing w:line="360" w:lineRule="auto"/>
        <w:ind w:left="360" w:hanging="360"/>
        <w:rPr>
          <w:sz w:val="20"/>
          <w:szCs w:val="20"/>
        </w:rPr>
      </w:pPr>
      <w:r w:rsidRPr="00D64353">
        <w:rPr>
          <w:sz w:val="20"/>
          <w:szCs w:val="20"/>
        </w:rPr>
        <w:t xml:space="preserve">Magnuson Fishery Conservation and Management Act of 1976 (MSFCMA), 2006, Public Law 94-265 as amended by the Magnuson-Stevens Fishery Conservation and Management Reauthorization Act, Public Law 109-479. In: 16 USC 1801 </w:t>
      </w:r>
      <w:r w:rsidRPr="00D64353">
        <w:rPr>
          <w:i/>
          <w:iCs/>
          <w:sz w:val="20"/>
          <w:szCs w:val="20"/>
        </w:rPr>
        <w:t>et seq.</w:t>
      </w:r>
      <w:r w:rsidRPr="00D64353">
        <w:rPr>
          <w:sz w:val="20"/>
          <w:szCs w:val="20"/>
        </w:rPr>
        <w:t xml:space="preserve"> </w:t>
      </w:r>
    </w:p>
    <w:p w:rsidR="00E560D2" w:rsidRPr="00D64353" w:rsidRDefault="00E560D2" w:rsidP="00E560D2">
      <w:pPr>
        <w:spacing w:line="360" w:lineRule="auto"/>
        <w:ind w:left="360" w:hanging="360"/>
        <w:rPr>
          <w:sz w:val="20"/>
          <w:szCs w:val="20"/>
        </w:rPr>
      </w:pPr>
      <w:r w:rsidRPr="00D64353">
        <w:rPr>
          <w:sz w:val="20"/>
          <w:szCs w:val="20"/>
          <w:lang w:bidi="ar-SA"/>
        </w:rPr>
        <w:t xml:space="preserve">Myers, K.W., and D.E. Rogers. 1988. Stock origins of Chinook salmon in incidental catches by groundfish fisheries in the eastern Bering Sea. </w:t>
      </w:r>
      <w:r w:rsidRPr="00D64353">
        <w:rPr>
          <w:i/>
          <w:iCs/>
          <w:sz w:val="20"/>
          <w:szCs w:val="20"/>
          <w:lang w:bidi="ar-SA"/>
        </w:rPr>
        <w:t>North American Journal of Fisheries Management</w:t>
      </w:r>
      <w:r w:rsidRPr="00D64353">
        <w:rPr>
          <w:sz w:val="20"/>
          <w:szCs w:val="20"/>
          <w:lang w:bidi="ar-SA"/>
        </w:rPr>
        <w:t xml:space="preserve"> 8:162-171.</w:t>
      </w:r>
    </w:p>
    <w:p w:rsidR="00E560D2" w:rsidRPr="00D64353" w:rsidRDefault="00E560D2" w:rsidP="00E560D2">
      <w:pPr>
        <w:spacing w:line="360" w:lineRule="auto"/>
        <w:ind w:left="360" w:hanging="360"/>
        <w:rPr>
          <w:sz w:val="20"/>
          <w:szCs w:val="20"/>
        </w:rPr>
      </w:pPr>
      <w:r w:rsidRPr="00D64353">
        <w:rPr>
          <w:sz w:val="20"/>
          <w:szCs w:val="20"/>
        </w:rPr>
        <w:t>Myers, K.W., R.V. Walker, J.L. Armstrong, and N.D. Davis. 2003. Estimates of the bycatch of Yukon River Chinook salmon in U.S. groundfish fisheries in the eastern Bering Sea, 1997-1999. Final Report to the Yukon River Drainage Fisheries Association, Contr. No. 04-001. SAFS-UW-0312, School of Aquatic and Fishery Sciences, University of Washington, Seattle. 59 p.</w:t>
      </w:r>
    </w:p>
    <w:p w:rsidR="00E560D2" w:rsidRPr="00D64353" w:rsidRDefault="00E560D2" w:rsidP="00E560D2">
      <w:pPr>
        <w:spacing w:line="360" w:lineRule="auto"/>
        <w:ind w:left="360" w:hanging="360"/>
        <w:rPr>
          <w:sz w:val="20"/>
          <w:szCs w:val="20"/>
        </w:rPr>
      </w:pPr>
      <w:r w:rsidRPr="00D64353">
        <w:rPr>
          <w:sz w:val="20"/>
          <w:szCs w:val="20"/>
          <w:lang w:bidi="ar-SA"/>
        </w:rPr>
        <w:t>NMFS (National Marine Fisheries Service). 1995 Environmental Assessment/Regulatory Impact Review/Final Regulatory Flexibility Analysis for Proposed Alternatives to Limit Chinook Salmon Bycatch in the Bering Sea Trawl Fisheries: Amendment 21b to the Fishery Management Plan for the Ground Fish Fishery of the Bering Sea and Aleutian Islands Area. NPFMC, Anchorage, AK,</w:t>
      </w:r>
    </w:p>
    <w:p w:rsidR="00E560D2" w:rsidRPr="00D64353" w:rsidRDefault="00E560D2" w:rsidP="00E560D2">
      <w:pPr>
        <w:spacing w:line="360" w:lineRule="auto"/>
        <w:ind w:left="360" w:hanging="360"/>
        <w:rPr>
          <w:sz w:val="20"/>
          <w:szCs w:val="20"/>
        </w:rPr>
      </w:pPr>
      <w:r w:rsidRPr="00D64353">
        <w:rPr>
          <w:sz w:val="20"/>
          <w:szCs w:val="20"/>
          <w:lang w:bidi="ar-SA"/>
        </w:rPr>
        <w:t>NMFS (National Marine Fisheries Service). 1996. Environmental Assessment and Regulatory Impact Review for Amendment 26 to the Fishery Management Plan for Groundfish of the Bering Sea and Aleutian Island Area and Amendment 29 to the Fishery Management Plan for Groundfish of the Gulf of Alaska; NMFS Authorized Distribution of Salmon Bycatch in the Groundfish Fisheries Off Alaska to Economically Disadvantaged Individuals. NMFS, Juneau, AK. 32 p.</w:t>
      </w:r>
    </w:p>
    <w:p w:rsidR="00E560D2" w:rsidRPr="00D64353" w:rsidRDefault="00E560D2" w:rsidP="00E560D2">
      <w:pPr>
        <w:spacing w:line="360" w:lineRule="auto"/>
        <w:ind w:left="360" w:hanging="360"/>
        <w:rPr>
          <w:sz w:val="20"/>
          <w:szCs w:val="20"/>
        </w:rPr>
      </w:pPr>
      <w:r w:rsidRPr="00D64353">
        <w:rPr>
          <w:sz w:val="20"/>
          <w:szCs w:val="20"/>
        </w:rPr>
        <w:t xml:space="preserve">NMFS (National Marine Fisheries Service). 1999. Environmental Assessment/Regulatory Impact Review/Initial Regulatory Flexibility Analysis for an Amendment to Further Reduce Chinook Salmon Bycatch in Groundfish Trawl Fisheries of the Bering Sea and Aleutian Islands Area: Amendment 58 to the Fishery Management Plan for Bering Sea and Aleutian Islands Area. NMFS Alaska Regional Office, Juneau, AK. </w:t>
      </w:r>
    </w:p>
    <w:p w:rsidR="00E560D2" w:rsidRPr="00D64353" w:rsidRDefault="00E560D2" w:rsidP="00E560D2">
      <w:pPr>
        <w:spacing w:line="360" w:lineRule="auto"/>
        <w:ind w:left="360" w:hanging="360"/>
        <w:rPr>
          <w:sz w:val="20"/>
          <w:szCs w:val="20"/>
          <w:lang w:bidi="ar-SA"/>
        </w:rPr>
      </w:pPr>
      <w:r w:rsidRPr="00D64353">
        <w:rPr>
          <w:sz w:val="20"/>
          <w:szCs w:val="20"/>
          <w:lang w:bidi="ar-SA"/>
        </w:rPr>
        <w:t xml:space="preserve">NMFS (National Marine Fisheries Service). 2002. </w:t>
      </w:r>
      <w:r w:rsidRPr="00D64353">
        <w:rPr>
          <w:i/>
          <w:iCs/>
          <w:sz w:val="20"/>
          <w:szCs w:val="20"/>
          <w:lang w:bidi="ar-SA"/>
        </w:rPr>
        <w:t>Final Environmental Impact Statement for the American Fisheries Act</w:t>
      </w:r>
      <w:r w:rsidRPr="00D64353">
        <w:rPr>
          <w:sz w:val="20"/>
          <w:szCs w:val="20"/>
          <w:lang w:bidi="ar-SA"/>
        </w:rPr>
        <w:t>. NMFS Alaska Regional Office, Juneau, AK.</w:t>
      </w:r>
    </w:p>
    <w:p w:rsidR="00E560D2" w:rsidRPr="00D64353" w:rsidRDefault="00E560D2" w:rsidP="00E560D2">
      <w:pPr>
        <w:spacing w:line="360" w:lineRule="auto"/>
        <w:ind w:left="360" w:hanging="360"/>
        <w:rPr>
          <w:sz w:val="20"/>
          <w:szCs w:val="20"/>
        </w:rPr>
      </w:pPr>
      <w:r w:rsidRPr="00D64353">
        <w:rPr>
          <w:sz w:val="20"/>
          <w:szCs w:val="20"/>
          <w:lang w:val="en-GB"/>
        </w:rPr>
        <w:t xml:space="preserve">NPFMC (North Pacific Fishery Management Council). </w:t>
      </w:r>
      <w:r w:rsidRPr="00D64353" w:rsidDel="00C441E5">
        <w:rPr>
          <w:sz w:val="20"/>
          <w:szCs w:val="20"/>
        </w:rPr>
        <w:t>North Pacific Fishery Management Council (NPFMC),</w:t>
      </w:r>
      <w:r w:rsidRPr="00D64353" w:rsidDel="00DD5D27">
        <w:rPr>
          <w:sz w:val="20"/>
          <w:szCs w:val="20"/>
        </w:rPr>
        <w:t xml:space="preserve"> </w:t>
      </w:r>
      <w:r w:rsidRPr="00D64353">
        <w:rPr>
          <w:sz w:val="20"/>
          <w:szCs w:val="20"/>
        </w:rPr>
        <w:t xml:space="preserve">1990, </w:t>
      </w:r>
      <w:r w:rsidRPr="00D64353">
        <w:rPr>
          <w:i/>
          <w:iCs/>
          <w:sz w:val="20"/>
          <w:szCs w:val="20"/>
        </w:rPr>
        <w:t>Fishery Management Plan for the Salmon Fisheries in the EEZ off the Coast of Alaska</w:t>
      </w:r>
      <w:r w:rsidRPr="00D64353">
        <w:rPr>
          <w:sz w:val="20"/>
          <w:szCs w:val="20"/>
        </w:rPr>
        <w:t>, Anchorage, AK 210 pp.</w:t>
      </w:r>
    </w:p>
    <w:p w:rsidR="00E560D2" w:rsidRPr="00D64353" w:rsidRDefault="00E560D2" w:rsidP="00E560D2">
      <w:pPr>
        <w:spacing w:line="360" w:lineRule="auto"/>
        <w:ind w:left="360" w:hanging="360"/>
        <w:rPr>
          <w:sz w:val="20"/>
          <w:szCs w:val="20"/>
          <w:lang w:val="en-GB"/>
        </w:rPr>
      </w:pPr>
      <w:r w:rsidRPr="00D64353">
        <w:rPr>
          <w:sz w:val="20"/>
          <w:szCs w:val="20"/>
          <w:lang w:val="en-GB"/>
        </w:rPr>
        <w:t xml:space="preserve">NPFMC (North Pacific Fishery Management Council). 2002. </w:t>
      </w:r>
      <w:r w:rsidRPr="00D64353">
        <w:rPr>
          <w:i/>
          <w:iCs/>
          <w:sz w:val="20"/>
          <w:szCs w:val="20"/>
          <w:lang w:val="en-GB"/>
        </w:rPr>
        <w:t>Impacts of the American Fisheries Act.</w:t>
      </w:r>
      <w:r w:rsidRPr="00D64353">
        <w:rPr>
          <w:sz w:val="20"/>
          <w:szCs w:val="20"/>
          <w:lang w:val="en-GB"/>
        </w:rPr>
        <w:t xml:space="preserve"> NPFMC, Anchorage, AK.</w:t>
      </w:r>
    </w:p>
    <w:p w:rsidR="00E560D2" w:rsidRPr="00D64353" w:rsidRDefault="00E560D2" w:rsidP="00E560D2">
      <w:pPr>
        <w:spacing w:line="360" w:lineRule="auto"/>
        <w:ind w:left="360" w:hanging="360"/>
        <w:rPr>
          <w:sz w:val="20"/>
          <w:szCs w:val="20"/>
          <w:lang w:val="en-GB"/>
        </w:rPr>
      </w:pPr>
      <w:r w:rsidRPr="00D64353">
        <w:rPr>
          <w:sz w:val="20"/>
          <w:szCs w:val="20"/>
          <w:lang w:val="en-GB"/>
        </w:rPr>
        <w:t xml:space="preserve">NPFMC (North Pacific Fishery Management Council). 2005. </w:t>
      </w:r>
      <w:r w:rsidRPr="00D64353">
        <w:rPr>
          <w:i/>
          <w:iCs/>
          <w:sz w:val="20"/>
          <w:szCs w:val="20"/>
          <w:lang w:val="en-GB"/>
        </w:rPr>
        <w:t>Environmental Assessment/Regulatory Impact Review/Initial Regulatory Flexibility Assessment for modifying existing measures for Chinook and chum salmon savings areas for Amendment 84 to the BSAI Groundfish FMP</w:t>
      </w:r>
      <w:r w:rsidRPr="00D64353">
        <w:rPr>
          <w:sz w:val="20"/>
          <w:szCs w:val="20"/>
          <w:lang w:val="en-GB"/>
        </w:rPr>
        <w:t>. NPFMC, Anchorage, AK,</w:t>
      </w:r>
    </w:p>
    <w:p w:rsidR="00E560D2" w:rsidRPr="00D64353" w:rsidRDefault="00E560D2" w:rsidP="00E560D2">
      <w:pPr>
        <w:spacing w:line="360" w:lineRule="auto"/>
        <w:ind w:left="360" w:hanging="360"/>
        <w:rPr>
          <w:sz w:val="20"/>
          <w:szCs w:val="20"/>
          <w:lang w:val="en-GB"/>
        </w:rPr>
      </w:pPr>
      <w:r w:rsidRPr="00D64353">
        <w:rPr>
          <w:sz w:val="20"/>
          <w:szCs w:val="20"/>
          <w:lang w:val="en-GB"/>
        </w:rPr>
        <w:t xml:space="preserve">NPFMC (North Pacific Fishery Management Council). 2008. </w:t>
      </w:r>
      <w:r w:rsidRPr="00D64353">
        <w:rPr>
          <w:i/>
          <w:iCs/>
          <w:sz w:val="20"/>
          <w:szCs w:val="20"/>
          <w:lang w:val="en-GB"/>
        </w:rPr>
        <w:t xml:space="preserve">Bering Sea Chinook Salmon Bycatch Management Draft Environmental Impact Statement/Regulatory Impact Review/Initial Regulatory Flexibility Analysis, </w:t>
      </w:r>
      <w:r w:rsidRPr="00D64353">
        <w:rPr>
          <w:i/>
          <w:iCs/>
          <w:sz w:val="20"/>
          <w:szCs w:val="20"/>
          <w:lang w:bidi="ar-SA"/>
        </w:rPr>
        <w:t>Amendment 91 to the Fishery Management Plan for Groundfish of the Bering Sea and Aleutian Islands Management Area.</w:t>
      </w:r>
      <w:r w:rsidRPr="00D64353">
        <w:rPr>
          <w:sz w:val="20"/>
          <w:szCs w:val="20"/>
          <w:lang w:bidi="ar-SA"/>
        </w:rPr>
        <w:t xml:space="preserve"> </w:t>
      </w:r>
      <w:r w:rsidRPr="00D64353">
        <w:rPr>
          <w:sz w:val="20"/>
          <w:szCs w:val="20"/>
          <w:lang w:val="en-GB"/>
        </w:rPr>
        <w:t>NPFMC</w:t>
      </w:r>
      <w:r w:rsidRPr="00D64353">
        <w:rPr>
          <w:sz w:val="20"/>
          <w:szCs w:val="20"/>
          <w:lang w:bidi="ar-SA"/>
        </w:rPr>
        <w:t xml:space="preserve">, </w:t>
      </w:r>
      <w:r w:rsidRPr="00D64353">
        <w:rPr>
          <w:sz w:val="20"/>
          <w:szCs w:val="20"/>
          <w:lang w:val="en-GB"/>
        </w:rPr>
        <w:t>Anchorage, AK.</w:t>
      </w:r>
    </w:p>
    <w:p w:rsidR="00E560D2" w:rsidRDefault="00E560D2" w:rsidP="00E560D2">
      <w:pPr>
        <w:spacing w:line="360" w:lineRule="auto"/>
        <w:ind w:left="360" w:hanging="360"/>
        <w:rPr>
          <w:sz w:val="20"/>
          <w:szCs w:val="20"/>
        </w:rPr>
      </w:pPr>
      <w:r w:rsidRPr="00D64353">
        <w:rPr>
          <w:sz w:val="20"/>
          <w:szCs w:val="20"/>
          <w:lang w:val="en-GB"/>
        </w:rPr>
        <w:t>NPFMC (North Pacific Fishery Management Council).</w:t>
      </w:r>
      <w:r w:rsidRPr="00D64353">
        <w:rPr>
          <w:sz w:val="20"/>
          <w:szCs w:val="20"/>
        </w:rPr>
        <w:t xml:space="preserve"> 2009</w:t>
      </w:r>
      <w:r>
        <w:rPr>
          <w:sz w:val="20"/>
          <w:szCs w:val="20"/>
        </w:rPr>
        <w:t>a</w:t>
      </w:r>
      <w:r w:rsidRPr="00D64353">
        <w:rPr>
          <w:sz w:val="20"/>
          <w:szCs w:val="20"/>
        </w:rPr>
        <w:t xml:space="preserve">, </w:t>
      </w:r>
      <w:r w:rsidRPr="00D64353">
        <w:rPr>
          <w:i/>
          <w:iCs/>
          <w:sz w:val="20"/>
          <w:szCs w:val="20"/>
        </w:rPr>
        <w:t>Fishery Management Plan for Groundfish of the Bering Sea and Aleutian Islands Management Area</w:t>
      </w:r>
      <w:r w:rsidRPr="00D64353">
        <w:rPr>
          <w:sz w:val="20"/>
          <w:szCs w:val="20"/>
        </w:rPr>
        <w:t>, Anchorage, AK. 140 pp.</w:t>
      </w:r>
    </w:p>
    <w:p w:rsidR="00E560D2" w:rsidRPr="00376F43" w:rsidRDefault="00E560D2" w:rsidP="00E560D2">
      <w:pPr>
        <w:spacing w:line="360" w:lineRule="auto"/>
        <w:ind w:left="360" w:hanging="360"/>
        <w:rPr>
          <w:sz w:val="20"/>
          <w:szCs w:val="20"/>
        </w:rPr>
      </w:pPr>
      <w:r>
        <w:rPr>
          <w:sz w:val="20"/>
          <w:szCs w:val="20"/>
        </w:rPr>
        <w:t xml:space="preserve">NPFMC (North Pacific Fishery Management Council), 2009b, </w:t>
      </w:r>
      <w:r>
        <w:rPr>
          <w:i/>
          <w:sz w:val="20"/>
          <w:szCs w:val="20"/>
        </w:rPr>
        <w:t>Bering Sea AFA pollock trawl fishery Chinook salmon bycatch motion</w:t>
      </w:r>
      <w:r>
        <w:rPr>
          <w:sz w:val="20"/>
          <w:szCs w:val="20"/>
        </w:rPr>
        <w:t>, Anchorage, AK. 4 pp.</w:t>
      </w:r>
    </w:p>
    <w:p w:rsidR="00E560D2" w:rsidRPr="00D64353" w:rsidRDefault="00E560D2" w:rsidP="00E560D2">
      <w:pPr>
        <w:spacing w:line="360" w:lineRule="auto"/>
        <w:ind w:left="360" w:hanging="360"/>
        <w:rPr>
          <w:rFonts w:eastAsia="StempelGaramondLTStd-Roman"/>
          <w:sz w:val="20"/>
          <w:szCs w:val="20"/>
          <w:lang w:bidi="ar-SA"/>
        </w:rPr>
      </w:pPr>
      <w:r w:rsidRPr="00D64353">
        <w:rPr>
          <w:sz w:val="20"/>
          <w:szCs w:val="20"/>
          <w:lang w:bidi="ar-SA"/>
        </w:rPr>
        <w:t xml:space="preserve">NRC (National Research Council). </w:t>
      </w:r>
      <w:r w:rsidRPr="00D64353">
        <w:rPr>
          <w:rFonts w:eastAsia="StempelGaramondLTStd-Roman"/>
          <w:sz w:val="20"/>
          <w:szCs w:val="20"/>
          <w:lang w:bidi="ar-SA"/>
        </w:rPr>
        <w:t xml:space="preserve">1999. </w:t>
      </w:r>
      <w:r w:rsidRPr="00D64353">
        <w:rPr>
          <w:i/>
          <w:iCs/>
          <w:sz w:val="20"/>
          <w:szCs w:val="20"/>
          <w:lang w:bidi="ar-SA"/>
        </w:rPr>
        <w:t>The Community Development Quota Program in Alaska</w:t>
      </w:r>
      <w:r w:rsidRPr="00D64353">
        <w:rPr>
          <w:rFonts w:eastAsia="StempelGaramondLTStd-Roman"/>
          <w:sz w:val="20"/>
          <w:szCs w:val="20"/>
          <w:lang w:bidi="ar-SA"/>
        </w:rPr>
        <w:t>. National Academy Press, Washington, D.C.</w:t>
      </w:r>
    </w:p>
    <w:p w:rsidR="00E560D2" w:rsidRPr="00D64353" w:rsidRDefault="00E560D2" w:rsidP="00E560D2">
      <w:pPr>
        <w:spacing w:line="360" w:lineRule="auto"/>
        <w:ind w:left="360" w:hanging="360"/>
        <w:rPr>
          <w:sz w:val="20"/>
          <w:szCs w:val="20"/>
        </w:rPr>
      </w:pPr>
      <w:r w:rsidRPr="00D64353">
        <w:rPr>
          <w:sz w:val="20"/>
          <w:szCs w:val="20"/>
        </w:rPr>
        <w:t xml:space="preserve">Pacific Salmon Treaty, 1985, </w:t>
      </w:r>
      <w:r w:rsidRPr="00D64353">
        <w:rPr>
          <w:i/>
          <w:iCs/>
          <w:sz w:val="20"/>
          <w:szCs w:val="20"/>
        </w:rPr>
        <w:t>Treaty between the United States of America and the Government of Canada Concerning Pacific Salmon</w:t>
      </w:r>
      <w:r w:rsidRPr="00D64353">
        <w:rPr>
          <w:sz w:val="20"/>
          <w:szCs w:val="20"/>
        </w:rPr>
        <w:t xml:space="preserve">, 23 pp. </w:t>
      </w:r>
    </w:p>
    <w:p w:rsidR="00E560D2" w:rsidRPr="00D64353" w:rsidRDefault="00E560D2" w:rsidP="00E560D2">
      <w:pPr>
        <w:spacing w:line="360" w:lineRule="auto"/>
        <w:ind w:left="360" w:hanging="360"/>
        <w:rPr>
          <w:sz w:val="20"/>
          <w:szCs w:val="20"/>
        </w:rPr>
      </w:pPr>
      <w:r w:rsidRPr="00D64353">
        <w:rPr>
          <w:sz w:val="20"/>
          <w:szCs w:val="20"/>
        </w:rPr>
        <w:t xml:space="preserve">Rico, </w:t>
      </w:r>
      <w:r>
        <w:rPr>
          <w:sz w:val="20"/>
          <w:szCs w:val="20"/>
        </w:rPr>
        <w:t xml:space="preserve">R. </w:t>
      </w:r>
      <w:r w:rsidRPr="00D64353">
        <w:rPr>
          <w:sz w:val="20"/>
          <w:szCs w:val="20"/>
        </w:rPr>
        <w:t xml:space="preserve">1995. The U.S. allowance trading system for sulfur dioxide: An update on market experience. </w:t>
      </w:r>
      <w:r w:rsidRPr="00D64353">
        <w:rPr>
          <w:i/>
          <w:sz w:val="20"/>
          <w:szCs w:val="20"/>
        </w:rPr>
        <w:t>Environmental and Resource Economics</w:t>
      </w:r>
      <w:r w:rsidRPr="00D64353">
        <w:rPr>
          <w:sz w:val="20"/>
          <w:szCs w:val="20"/>
        </w:rPr>
        <w:t xml:space="preserve"> 5(2): </w:t>
      </w:r>
      <w:r>
        <w:rPr>
          <w:sz w:val="20"/>
          <w:szCs w:val="20"/>
        </w:rPr>
        <w:t>115-129.</w:t>
      </w:r>
    </w:p>
    <w:p w:rsidR="00E560D2" w:rsidRDefault="00E560D2" w:rsidP="00E560D2">
      <w:pPr>
        <w:spacing w:line="360" w:lineRule="auto"/>
        <w:ind w:left="360" w:hanging="360"/>
        <w:rPr>
          <w:ins w:id="393" w:author="hye" w:date="2010-02-17T08:48:00Z"/>
          <w:sz w:val="20"/>
          <w:szCs w:val="20"/>
          <w:lang w:bidi="ar-SA"/>
        </w:rPr>
      </w:pPr>
      <w:r w:rsidRPr="00D64353">
        <w:rPr>
          <w:sz w:val="20"/>
          <w:szCs w:val="20"/>
          <w:lang w:bidi="ar-SA"/>
        </w:rPr>
        <w:t xml:space="preserve">SeaShare. 2008. </w:t>
      </w:r>
      <w:r w:rsidRPr="00D64353">
        <w:rPr>
          <w:sz w:val="20"/>
          <w:szCs w:val="20"/>
        </w:rPr>
        <w:t>Application</w:t>
      </w:r>
      <w:r w:rsidRPr="00D64353">
        <w:rPr>
          <w:sz w:val="20"/>
          <w:szCs w:val="20"/>
          <w:lang w:bidi="ar-SA"/>
        </w:rPr>
        <w:t xml:space="preserve"> for Permit renewal to operate as NMFS Authorized Distributor of Salmon. SeaShare, 600 Ericksen Avenue, Suite 310, Bainbridge Island, WA 98110. 21 p.</w:t>
      </w:r>
    </w:p>
    <w:p w:rsidR="00DA63BB" w:rsidRPr="00DA63BB" w:rsidRDefault="00DA63BB" w:rsidP="00E560D2">
      <w:pPr>
        <w:spacing w:line="360" w:lineRule="auto"/>
        <w:ind w:left="360" w:hanging="360"/>
        <w:rPr>
          <w:sz w:val="20"/>
          <w:szCs w:val="20"/>
          <w:lang w:bidi="ar-SA"/>
        </w:rPr>
      </w:pPr>
      <w:ins w:id="394" w:author="hye" w:date="2010-02-17T08:49:00Z">
        <w:r>
          <w:rPr>
            <w:sz w:val="20"/>
            <w:szCs w:val="20"/>
            <w:lang w:bidi="ar-SA"/>
          </w:rPr>
          <w:t xml:space="preserve">Sugihara, 2007. Tradable bycatch credits. </w:t>
        </w:r>
        <w:r>
          <w:rPr>
            <w:i/>
            <w:sz w:val="20"/>
            <w:szCs w:val="20"/>
            <w:lang w:bidi="ar-SA"/>
          </w:rPr>
          <w:t>Conservation Magazine</w:t>
        </w:r>
        <w:r>
          <w:rPr>
            <w:sz w:val="20"/>
            <w:szCs w:val="20"/>
            <w:lang w:bidi="ar-SA"/>
          </w:rPr>
          <w:t xml:space="preserve"> 8</w:t>
        </w:r>
      </w:ins>
      <w:ins w:id="395" w:author="hye" w:date="2010-02-17T08:50:00Z">
        <w:r>
          <w:rPr>
            <w:sz w:val="20"/>
            <w:szCs w:val="20"/>
            <w:lang w:bidi="ar-SA"/>
          </w:rPr>
          <w:t>(3).</w:t>
        </w:r>
      </w:ins>
    </w:p>
    <w:p w:rsidR="00E560D2" w:rsidRPr="00DD4CE7" w:rsidRDefault="00E560D2" w:rsidP="00E560D2">
      <w:pPr>
        <w:spacing w:line="360" w:lineRule="auto"/>
        <w:ind w:left="360" w:hanging="360"/>
        <w:rPr>
          <w:sz w:val="20"/>
          <w:szCs w:val="20"/>
          <w:lang w:bidi="ar-SA"/>
        </w:rPr>
      </w:pPr>
      <w:r w:rsidRPr="00D64353">
        <w:rPr>
          <w:rFonts w:eastAsia="StempelGaramondLTStd-Roman"/>
          <w:color w:val="000000"/>
          <w:sz w:val="20"/>
          <w:szCs w:val="20"/>
          <w:lang w:bidi="ar-SA"/>
        </w:rPr>
        <w:t>Wilen, J.E. and E.J. Richardson 200</w:t>
      </w:r>
      <w:r w:rsidRPr="00DD4CE7">
        <w:rPr>
          <w:rFonts w:eastAsia="StempelGaramondLTStd-Roman"/>
          <w:sz w:val="20"/>
          <w:szCs w:val="20"/>
          <w:lang w:bidi="ar-SA"/>
        </w:rPr>
        <w:t>8.</w:t>
      </w:r>
      <w:r w:rsidRPr="00DD4CE7">
        <w:rPr>
          <w:sz w:val="20"/>
          <w:szCs w:val="20"/>
          <w:lang w:bidi="ar-SA"/>
        </w:rPr>
        <w:t xml:space="preserve"> Rent generation in the Alaskan pollock conservation cooperative </w:t>
      </w:r>
      <w:r w:rsidRPr="00DD4CE7">
        <w:rPr>
          <w:sz w:val="20"/>
          <w:szCs w:val="20"/>
        </w:rPr>
        <w:t xml:space="preserve">Pages </w:t>
      </w:r>
      <w:r w:rsidRPr="00DD4CE7">
        <w:rPr>
          <w:sz w:val="20"/>
          <w:szCs w:val="20"/>
          <w:lang w:bidi="ar-SA"/>
        </w:rPr>
        <w:t xml:space="preserve">361-368 </w:t>
      </w:r>
      <w:r w:rsidRPr="00DD4CE7">
        <w:rPr>
          <w:sz w:val="20"/>
          <w:szCs w:val="20"/>
        </w:rPr>
        <w:t xml:space="preserve">in R Townsend, R Shotton, &amp; H Uchida (editors). </w:t>
      </w:r>
      <w:r w:rsidRPr="00DD4CE7">
        <w:rPr>
          <w:i/>
          <w:iCs/>
          <w:sz w:val="20"/>
          <w:szCs w:val="20"/>
        </w:rPr>
        <w:t>Case Studies in Fisheries Self-Governance</w:t>
      </w:r>
      <w:r w:rsidRPr="00DD4CE7">
        <w:rPr>
          <w:sz w:val="20"/>
          <w:szCs w:val="20"/>
        </w:rPr>
        <w:t>. FAO Fisheries Technical Paper. No. 504. Rome, FAO.</w:t>
      </w:r>
    </w:p>
    <w:p w:rsidR="00E560D2" w:rsidRPr="00D64353" w:rsidRDefault="00E560D2" w:rsidP="00E560D2">
      <w:pPr>
        <w:spacing w:line="360" w:lineRule="auto"/>
        <w:ind w:left="360" w:hanging="360"/>
        <w:rPr>
          <w:sz w:val="20"/>
          <w:szCs w:val="20"/>
          <w:lang w:bidi="ar-SA"/>
        </w:rPr>
      </w:pPr>
      <w:r w:rsidRPr="00D64353">
        <w:rPr>
          <w:sz w:val="20"/>
          <w:szCs w:val="20"/>
          <w:lang w:bidi="ar-SA"/>
        </w:rPr>
        <w:t>Wilmot, R.L., C.M. Kondzela, C.M. Guthrie, and M.S. Masuda. 1998. Genetic stock identification of chum salmon harvested incidentally in the 1994 and 1995 Bering Sea trawl fishery.</w:t>
      </w:r>
      <w:r w:rsidRPr="00D64353">
        <w:rPr>
          <w:i/>
          <w:iCs/>
          <w:sz w:val="20"/>
          <w:szCs w:val="20"/>
          <w:lang w:bidi="ar-SA"/>
        </w:rPr>
        <w:t xml:space="preserve"> N. Pac. Anadr. Fish Comm. Bull.</w:t>
      </w:r>
      <w:r w:rsidRPr="00D64353">
        <w:rPr>
          <w:sz w:val="20"/>
          <w:szCs w:val="20"/>
          <w:lang w:bidi="ar-SA"/>
        </w:rPr>
        <w:t>, 1:285–299.</w:t>
      </w:r>
    </w:p>
    <w:p w:rsidR="00E560D2" w:rsidRPr="00D64353" w:rsidRDefault="00E560D2" w:rsidP="00E560D2">
      <w:pPr>
        <w:spacing w:line="360" w:lineRule="auto"/>
        <w:ind w:left="360" w:hanging="360"/>
        <w:rPr>
          <w:sz w:val="20"/>
          <w:szCs w:val="20"/>
        </w:rPr>
      </w:pPr>
      <w:r w:rsidRPr="00D64353">
        <w:rPr>
          <w:sz w:val="20"/>
          <w:szCs w:val="20"/>
        </w:rPr>
        <w:t xml:space="preserve">Witherell, D.W., D. Ackley and C. Coon. 2002. An overview of salmon bycatch in Alaska groundfish fisheries. </w:t>
      </w:r>
      <w:r w:rsidRPr="00D64353">
        <w:rPr>
          <w:i/>
          <w:iCs/>
          <w:sz w:val="20"/>
          <w:szCs w:val="20"/>
        </w:rPr>
        <w:t>Alaska Fishery Research Bulletin</w:t>
      </w:r>
      <w:r w:rsidRPr="00D64353">
        <w:rPr>
          <w:sz w:val="20"/>
          <w:szCs w:val="20"/>
        </w:rPr>
        <w:t xml:space="preserve"> (9)1:53-6.</w:t>
      </w:r>
    </w:p>
    <w:p w:rsidR="00E560D2" w:rsidRPr="001969DC" w:rsidRDefault="00E560D2" w:rsidP="00E560D2">
      <w:pPr>
        <w:keepNext/>
        <w:spacing w:line="360" w:lineRule="auto"/>
        <w:jc w:val="center"/>
        <w:rPr>
          <w:sz w:val="22"/>
          <w:szCs w:val="22"/>
        </w:rPr>
      </w:pPr>
      <w:r>
        <w:rPr>
          <w:b/>
          <w:sz w:val="22"/>
          <w:szCs w:val="22"/>
        </w:rPr>
        <w:br w:type="page"/>
      </w:r>
      <w:r w:rsidR="002C01F6">
        <w:rPr>
          <w:noProof/>
          <w:sz w:val="22"/>
          <w:szCs w:val="22"/>
          <w:lang w:bidi="ar-SA"/>
        </w:rPr>
        <w:drawing>
          <wp:inline distT="0" distB="0" distL="0" distR="0">
            <wp:extent cx="2751455" cy="1837055"/>
            <wp:effectExtent l="0" t="0" r="0" b="0"/>
            <wp:docPr id="28" name="Objec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560D2" w:rsidRPr="001969DC" w:rsidRDefault="00E560D2" w:rsidP="00E560D2">
      <w:pPr>
        <w:spacing w:line="360" w:lineRule="auto"/>
        <w:ind w:left="720"/>
        <w:outlineLvl w:val="0"/>
        <w:rPr>
          <w:sz w:val="22"/>
          <w:szCs w:val="22"/>
        </w:rPr>
      </w:pPr>
      <w:r w:rsidRPr="000660D9">
        <w:rPr>
          <w:b/>
          <w:sz w:val="22"/>
          <w:szCs w:val="22"/>
        </w:rPr>
        <w:t>Figure 1.</w:t>
      </w:r>
      <w:r w:rsidRPr="001969DC">
        <w:rPr>
          <w:sz w:val="22"/>
          <w:szCs w:val="22"/>
        </w:rPr>
        <w:t xml:space="preserve"> Chinook salmon bycatch in the BSAI pollock mid-water trawl fishery, 1991-2009. </w:t>
      </w:r>
      <w:r>
        <w:rPr>
          <w:sz w:val="22"/>
          <w:szCs w:val="22"/>
        </w:rPr>
        <w:t>Data for 2009 are preliminary through 8/25/2009. (</w:t>
      </w:r>
      <w:r w:rsidRPr="006F0400">
        <w:rPr>
          <w:sz w:val="22"/>
          <w:szCs w:val="22"/>
        </w:rPr>
        <w:t>www.fakr.noaa.gov/sustainablefisheries/inseason/chinook_salmon_mortality.pdf</w:t>
      </w:r>
      <w:r>
        <w:rPr>
          <w:sz w:val="22"/>
          <w:szCs w:val="22"/>
        </w:rPr>
        <w:t>)</w:t>
      </w:r>
    </w:p>
    <w:p w:rsidR="00846645" w:rsidRDefault="00846645">
      <w:pPr>
        <w:rPr>
          <w:ins w:id="396" w:author="hye" w:date="2010-02-17T05:22:00Z"/>
          <w:b/>
          <w:sz w:val="22"/>
          <w:szCs w:val="22"/>
        </w:rPr>
      </w:pPr>
      <w:ins w:id="397" w:author="hye" w:date="2010-02-17T05:22:00Z">
        <w:r>
          <w:rPr>
            <w:b/>
            <w:sz w:val="22"/>
            <w:szCs w:val="22"/>
          </w:rPr>
          <w:br w:type="page"/>
        </w:r>
      </w:ins>
    </w:p>
    <w:p w:rsidR="00846645" w:rsidRPr="001969DC" w:rsidRDefault="00846645" w:rsidP="00846645">
      <w:pPr>
        <w:spacing w:line="360" w:lineRule="auto"/>
        <w:jc w:val="center"/>
        <w:rPr>
          <w:sz w:val="22"/>
          <w:szCs w:val="22"/>
        </w:rPr>
      </w:pPr>
      <w:r w:rsidRPr="00DD4CE7">
        <w:rPr>
          <w:noProof/>
          <w:sz w:val="22"/>
          <w:szCs w:val="22"/>
        </w:rPr>
        <w:object w:dxaOrig="15274" w:dyaOrig="10438">
          <v:shape id="_x0000_i1052" type="#_x0000_t75" style="width:3in;height:147.35pt" o:ole="">
            <v:imagedata r:id="rId64" o:title=""/>
          </v:shape>
          <o:OLEObject Type="Embed" ProgID="Excel.Sheet.12" ShapeID="_x0000_i1052" DrawAspect="Content" ObjectID="_1201793175" r:id="rId65"/>
        </w:object>
      </w:r>
    </w:p>
    <w:p w:rsidR="00846645" w:rsidRPr="001969DC" w:rsidRDefault="00846645" w:rsidP="00846645">
      <w:pPr>
        <w:pStyle w:val="Caption"/>
        <w:spacing w:line="360" w:lineRule="auto"/>
        <w:ind w:left="720"/>
        <w:rPr>
          <w:b w:val="0"/>
          <w:bCs w:val="0"/>
          <w:sz w:val="22"/>
          <w:szCs w:val="22"/>
        </w:rPr>
      </w:pPr>
      <w:r w:rsidRPr="001969DC">
        <w:rPr>
          <w:bCs w:val="0"/>
          <w:sz w:val="22"/>
          <w:szCs w:val="22"/>
        </w:rPr>
        <w:t xml:space="preserve">Figure </w:t>
      </w:r>
      <w:r>
        <w:rPr>
          <w:bCs w:val="0"/>
          <w:sz w:val="22"/>
          <w:szCs w:val="22"/>
        </w:rPr>
        <w:t>2</w:t>
      </w:r>
      <w:r w:rsidRPr="001969DC">
        <w:rPr>
          <w:bCs w:val="0"/>
          <w:sz w:val="22"/>
          <w:szCs w:val="22"/>
        </w:rPr>
        <w:t xml:space="preserve">. </w:t>
      </w:r>
      <w:r w:rsidRPr="001969DC">
        <w:rPr>
          <w:b w:val="0"/>
          <w:bCs w:val="0"/>
          <w:sz w:val="22"/>
          <w:szCs w:val="22"/>
        </w:rPr>
        <w:t>Potential revenue recovered from trading Chinook salmon encounter credits (ITEC’s) under the PPA hard</w:t>
      </w:r>
      <w:r>
        <w:rPr>
          <w:b w:val="0"/>
          <w:bCs w:val="0"/>
          <w:sz w:val="22"/>
          <w:szCs w:val="22"/>
        </w:rPr>
        <w:t xml:space="preserve"> </w:t>
      </w:r>
      <w:r w:rsidRPr="001969DC">
        <w:rPr>
          <w:b w:val="0"/>
          <w:bCs w:val="0"/>
          <w:sz w:val="22"/>
          <w:szCs w:val="22"/>
        </w:rPr>
        <w:t xml:space="preserve">cap. Even without explicit incentives to avoid bycatch, Legacy Reallocation by itself can help to maximize industry revenues. Reallocation assumed </w:t>
      </w:r>
      <w:r>
        <w:rPr>
          <w:b w:val="0"/>
          <w:bCs w:val="0"/>
          <w:sz w:val="22"/>
          <w:szCs w:val="22"/>
        </w:rPr>
        <w:t>“</w:t>
      </w:r>
      <w:r w:rsidRPr="001969DC">
        <w:rPr>
          <w:b w:val="0"/>
          <w:bCs w:val="0"/>
          <w:sz w:val="22"/>
          <w:szCs w:val="22"/>
        </w:rPr>
        <w:t>equal weighting</w:t>
      </w:r>
      <w:r>
        <w:rPr>
          <w:b w:val="0"/>
          <w:bCs w:val="0"/>
          <w:sz w:val="22"/>
          <w:szCs w:val="22"/>
        </w:rPr>
        <w:t>”</w:t>
      </w:r>
      <w:r w:rsidRPr="001969DC">
        <w:rPr>
          <w:b w:val="0"/>
          <w:bCs w:val="0"/>
          <w:sz w:val="22"/>
          <w:szCs w:val="22"/>
        </w:rPr>
        <w:t xml:space="preserve"> with</w:t>
      </w:r>
      <w:r>
        <w:rPr>
          <w:b w:val="0"/>
          <w:bCs w:val="0"/>
          <w:sz w:val="22"/>
          <w:szCs w:val="22"/>
        </w:rPr>
        <w:t xml:space="preserve"> </w:t>
      </w:r>
      <w:r w:rsidRPr="003D1BA9">
        <w:rPr>
          <w:b w:val="0"/>
          <w:bCs w:val="0"/>
          <w:position w:val="-10"/>
          <w:sz w:val="22"/>
          <w:szCs w:val="22"/>
        </w:rPr>
        <w:object w:dxaOrig="1380" w:dyaOrig="320">
          <v:shape id="_x0000_i1053" type="#_x0000_t75" style="width:69.35pt;height:16pt" o:ole="">
            <v:imagedata r:id="rId66" o:title=""/>
          </v:shape>
          <o:OLEObject Type="Embed" ProgID="Equation.DSMT4" ShapeID="_x0000_i1053" DrawAspect="Content" ObjectID="_1201793176" r:id="rId67"/>
        </w:object>
      </w:r>
      <w:r w:rsidRPr="001969DC">
        <w:rPr>
          <w:b w:val="0"/>
          <w:bCs w:val="0"/>
          <w:sz w:val="22"/>
          <w:szCs w:val="22"/>
        </w:rPr>
        <w:t xml:space="preserve"> and a linear penalty function.</w:t>
      </w:r>
    </w:p>
    <w:p w:rsidR="00846645" w:rsidRDefault="00846645">
      <w:pPr>
        <w:rPr>
          <w:b/>
          <w:sz w:val="22"/>
          <w:szCs w:val="22"/>
        </w:rPr>
      </w:pPr>
      <w:r>
        <w:rPr>
          <w:b/>
          <w:sz w:val="22"/>
          <w:szCs w:val="22"/>
        </w:rPr>
        <w:br w:type="page"/>
      </w:r>
    </w:p>
    <w:p w:rsidR="00846645" w:rsidRPr="001969DC" w:rsidRDefault="00846645" w:rsidP="00846645">
      <w:pPr>
        <w:pStyle w:val="Caption"/>
        <w:keepNext/>
        <w:spacing w:line="360" w:lineRule="auto"/>
        <w:jc w:val="center"/>
        <w:rPr>
          <w:b w:val="0"/>
          <w:bCs w:val="0"/>
          <w:sz w:val="22"/>
          <w:szCs w:val="22"/>
        </w:rPr>
      </w:pPr>
      <w:r w:rsidRPr="00DD4CE7">
        <w:rPr>
          <w:b w:val="0"/>
          <w:noProof/>
          <w:sz w:val="22"/>
          <w:szCs w:val="22"/>
        </w:rPr>
        <w:object w:dxaOrig="15293" w:dyaOrig="10436">
          <v:shape id="_x0000_i1054" type="#_x0000_t75" style="width:215.35pt;height:147.35pt" o:ole="">
            <v:imagedata r:id="rId68" o:title=""/>
          </v:shape>
          <o:OLEObject Type="Embed" ProgID="Excel.Sheet.12" ShapeID="_x0000_i1054" DrawAspect="Content" ObjectID="_1201793177" r:id="rId69"/>
        </w:object>
      </w:r>
    </w:p>
    <w:p w:rsidR="00846645" w:rsidRPr="001969DC" w:rsidRDefault="00846645" w:rsidP="00846645">
      <w:pPr>
        <w:pStyle w:val="Caption"/>
        <w:spacing w:line="360" w:lineRule="auto"/>
        <w:ind w:left="720"/>
        <w:rPr>
          <w:b w:val="0"/>
          <w:bCs w:val="0"/>
          <w:sz w:val="22"/>
          <w:szCs w:val="22"/>
        </w:rPr>
      </w:pPr>
      <w:r w:rsidRPr="001969DC">
        <w:rPr>
          <w:bCs w:val="0"/>
          <w:sz w:val="22"/>
          <w:szCs w:val="22"/>
        </w:rPr>
        <w:t xml:space="preserve">Figure </w:t>
      </w:r>
      <w:r>
        <w:rPr>
          <w:bCs w:val="0"/>
          <w:sz w:val="22"/>
          <w:szCs w:val="22"/>
        </w:rPr>
        <w:t>3</w:t>
      </w:r>
      <w:r w:rsidRPr="001969DC">
        <w:rPr>
          <w:bCs w:val="0"/>
          <w:sz w:val="22"/>
          <w:szCs w:val="22"/>
        </w:rPr>
        <w:t xml:space="preserve">. </w:t>
      </w:r>
      <w:r w:rsidRPr="001969DC">
        <w:rPr>
          <w:b w:val="0"/>
          <w:bCs w:val="0"/>
          <w:sz w:val="22"/>
          <w:szCs w:val="22"/>
        </w:rPr>
        <w:t xml:space="preserve">Hypothetical revenue gain (i.e., avoided revenue losses due to unharvested </w:t>
      </w:r>
      <w:r>
        <w:rPr>
          <w:b w:val="0"/>
          <w:bCs w:val="0"/>
          <w:sz w:val="22"/>
          <w:szCs w:val="22"/>
        </w:rPr>
        <w:t>p</w:t>
      </w:r>
      <w:r w:rsidRPr="001969DC">
        <w:rPr>
          <w:b w:val="0"/>
          <w:bCs w:val="0"/>
          <w:sz w:val="22"/>
          <w:szCs w:val="22"/>
        </w:rPr>
        <w:t xml:space="preserve">ollock resulting from hitting a hard cap) for the Inshore sector from trading and allocation incentives to avoid bycatch assuming a sector maximum hard cap of </w:t>
      </w:r>
      <w:r>
        <w:rPr>
          <w:b w:val="0"/>
          <w:bCs w:val="0"/>
          <w:sz w:val="22"/>
          <w:szCs w:val="22"/>
        </w:rPr>
        <w:t>33,390</w:t>
      </w:r>
      <w:r w:rsidRPr="001969DC">
        <w:rPr>
          <w:b w:val="0"/>
          <w:bCs w:val="0"/>
          <w:sz w:val="22"/>
          <w:szCs w:val="22"/>
        </w:rPr>
        <w:t>.</w:t>
      </w:r>
    </w:p>
    <w:p w:rsidR="00846645" w:rsidRDefault="00846645">
      <w:pPr>
        <w:rPr>
          <w:b/>
          <w:sz w:val="22"/>
          <w:szCs w:val="22"/>
        </w:rPr>
      </w:pPr>
      <w:r>
        <w:rPr>
          <w:b/>
          <w:sz w:val="22"/>
          <w:szCs w:val="22"/>
        </w:rPr>
        <w:br w:type="page"/>
      </w:r>
    </w:p>
    <w:p w:rsidR="00875777" w:rsidRPr="001969DC" w:rsidRDefault="00875777" w:rsidP="00875777">
      <w:pPr>
        <w:keepNext/>
        <w:spacing w:line="360" w:lineRule="auto"/>
        <w:jc w:val="center"/>
        <w:rPr>
          <w:sz w:val="22"/>
          <w:szCs w:val="22"/>
        </w:rPr>
      </w:pPr>
      <w:r>
        <w:rPr>
          <w:noProof/>
          <w:sz w:val="22"/>
          <w:szCs w:val="22"/>
          <w:lang w:bidi="ar-SA"/>
        </w:rPr>
        <w:drawing>
          <wp:inline distT="0" distB="0" distL="0" distR="0">
            <wp:extent cx="3200400" cy="2044700"/>
            <wp:effectExtent l="19050" t="0" r="0" b="0"/>
            <wp:docPr id="1" name="Ch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5"/>
                    <pic:cNvPicPr>
                      <a:picLocks noChangeAspect="1" noChangeArrowheads="1"/>
                    </pic:cNvPicPr>
                  </pic:nvPicPr>
                  <pic:blipFill>
                    <a:blip r:embed="rId70"/>
                    <a:srcRect l="-850" t="-1878" r="-1019" b="-1073"/>
                    <a:stretch>
                      <a:fillRect/>
                    </a:stretch>
                  </pic:blipFill>
                  <pic:spPr bwMode="auto">
                    <a:xfrm>
                      <a:off x="0" y="0"/>
                      <a:ext cx="3200400" cy="2044700"/>
                    </a:xfrm>
                    <a:prstGeom prst="rect">
                      <a:avLst/>
                    </a:prstGeom>
                    <a:noFill/>
                    <a:ln w="9525">
                      <a:noFill/>
                      <a:miter lim="800000"/>
                      <a:headEnd/>
                      <a:tailEnd/>
                    </a:ln>
                  </pic:spPr>
                </pic:pic>
              </a:graphicData>
            </a:graphic>
          </wp:inline>
        </w:drawing>
      </w:r>
      <w:r>
        <w:rPr>
          <w:rStyle w:val="CommentReference"/>
        </w:rPr>
        <w:commentReference w:id="398"/>
      </w:r>
    </w:p>
    <w:p w:rsidR="00875777" w:rsidRPr="001969DC" w:rsidRDefault="00875777" w:rsidP="00875777">
      <w:pPr>
        <w:pStyle w:val="Caption"/>
        <w:spacing w:line="360" w:lineRule="auto"/>
        <w:ind w:left="720"/>
        <w:outlineLvl w:val="0"/>
        <w:rPr>
          <w:b w:val="0"/>
          <w:sz w:val="22"/>
          <w:szCs w:val="22"/>
        </w:rPr>
      </w:pPr>
      <w:r w:rsidRPr="001969DC">
        <w:rPr>
          <w:sz w:val="22"/>
          <w:szCs w:val="22"/>
        </w:rPr>
        <w:t xml:space="preserve">Figure </w:t>
      </w:r>
      <w:r>
        <w:rPr>
          <w:sz w:val="22"/>
          <w:szCs w:val="22"/>
        </w:rPr>
        <w:t>4</w:t>
      </w:r>
      <w:r w:rsidRPr="001969DC">
        <w:rPr>
          <w:sz w:val="22"/>
          <w:szCs w:val="22"/>
        </w:rPr>
        <w:t xml:space="preserve">. </w:t>
      </w:r>
      <w:r w:rsidRPr="001969DC">
        <w:rPr>
          <w:b w:val="0"/>
          <w:sz w:val="22"/>
          <w:szCs w:val="22"/>
        </w:rPr>
        <w:t>Smaller vessels show higher variability in bycatch rates. (annual data)</w:t>
      </w:r>
    </w:p>
    <w:p w:rsidR="00875777" w:rsidRDefault="00875777">
      <w:pPr>
        <w:rPr>
          <w:ins w:id="399" w:author="hye" w:date="2010-02-17T05:31:00Z"/>
          <w:b/>
          <w:sz w:val="22"/>
          <w:szCs w:val="22"/>
        </w:rPr>
      </w:pPr>
      <w:ins w:id="400" w:author="hye" w:date="2010-02-17T05:31:00Z">
        <w:r>
          <w:rPr>
            <w:b/>
            <w:sz w:val="22"/>
            <w:szCs w:val="22"/>
          </w:rPr>
          <w:br w:type="page"/>
        </w:r>
      </w:ins>
    </w:p>
    <w:p w:rsidR="007552B1" w:rsidRPr="001969DC" w:rsidRDefault="007552B1" w:rsidP="007552B1">
      <w:pPr>
        <w:keepNext/>
        <w:spacing w:line="360" w:lineRule="auto"/>
        <w:jc w:val="center"/>
        <w:rPr>
          <w:sz w:val="22"/>
          <w:szCs w:val="22"/>
        </w:rPr>
      </w:pPr>
      <w:r>
        <w:rPr>
          <w:noProof/>
          <w:sz w:val="22"/>
          <w:szCs w:val="22"/>
          <w:lang w:bidi="ar-SA"/>
        </w:rPr>
        <w:drawing>
          <wp:inline distT="0" distB="0" distL="0" distR="0">
            <wp:extent cx="2743200" cy="1770380"/>
            <wp:effectExtent l="19050" t="0" r="0" b="0"/>
            <wp:docPr id="2" name="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
                    <pic:cNvPicPr>
                      <a:picLocks noChangeAspect="1" noChangeArrowheads="1"/>
                    </pic:cNvPicPr>
                  </pic:nvPicPr>
                  <pic:blipFill>
                    <a:blip r:embed="rId71"/>
                    <a:srcRect/>
                    <a:stretch>
                      <a:fillRect/>
                    </a:stretch>
                  </pic:blipFill>
                  <pic:spPr bwMode="auto">
                    <a:xfrm>
                      <a:off x="0" y="0"/>
                      <a:ext cx="2743200" cy="1770380"/>
                    </a:xfrm>
                    <a:prstGeom prst="rect">
                      <a:avLst/>
                    </a:prstGeom>
                    <a:noFill/>
                    <a:ln w="9525">
                      <a:noFill/>
                      <a:miter lim="800000"/>
                      <a:headEnd/>
                      <a:tailEnd/>
                    </a:ln>
                  </pic:spPr>
                </pic:pic>
              </a:graphicData>
            </a:graphic>
          </wp:inline>
        </w:drawing>
      </w:r>
    </w:p>
    <w:p w:rsidR="007552B1" w:rsidRPr="001969DC" w:rsidRDefault="007552B1" w:rsidP="007552B1">
      <w:pPr>
        <w:pStyle w:val="Caption"/>
        <w:spacing w:line="360" w:lineRule="auto"/>
        <w:ind w:left="720"/>
        <w:rPr>
          <w:b w:val="0"/>
          <w:sz w:val="22"/>
          <w:szCs w:val="22"/>
        </w:rPr>
      </w:pPr>
      <w:r w:rsidRPr="001969DC">
        <w:rPr>
          <w:sz w:val="22"/>
          <w:szCs w:val="22"/>
        </w:rPr>
        <w:t xml:space="preserve">Figure </w:t>
      </w:r>
      <w:r>
        <w:rPr>
          <w:sz w:val="22"/>
          <w:szCs w:val="22"/>
        </w:rPr>
        <w:t>5</w:t>
      </w:r>
      <w:r w:rsidRPr="001969DC">
        <w:rPr>
          <w:sz w:val="22"/>
          <w:szCs w:val="22"/>
        </w:rPr>
        <w:t xml:space="preserve">. </w:t>
      </w:r>
      <w:r w:rsidRPr="001969DC">
        <w:rPr>
          <w:b w:val="0"/>
          <w:sz w:val="22"/>
          <w:szCs w:val="22"/>
        </w:rPr>
        <w:t>Standard deviation of bycatch rates as a function of sector total bycatch rate. (Annual data from multiple sectors. Provided by Sea State). Narrower distributions of bycatch among vessels accompany lower sector bycatch rates, meaning equivalent actions a lower bycatch levels produce larger effects in ITEC allocation (higher incentives at lower bycatch levels).</w:t>
      </w:r>
    </w:p>
    <w:p w:rsidR="007552B1" w:rsidRDefault="007552B1">
      <w:pPr>
        <w:rPr>
          <w:ins w:id="401" w:author="hye" w:date="2010-02-17T05:34:00Z"/>
          <w:b/>
          <w:sz w:val="22"/>
          <w:szCs w:val="22"/>
        </w:rPr>
      </w:pPr>
      <w:ins w:id="402" w:author="hye" w:date="2010-02-17T05:34:00Z">
        <w:r>
          <w:rPr>
            <w:b/>
            <w:sz w:val="22"/>
            <w:szCs w:val="22"/>
          </w:rPr>
          <w:br w:type="page"/>
        </w:r>
      </w:ins>
    </w:p>
    <w:p w:rsidR="00E560D2" w:rsidRDefault="00E560D2" w:rsidP="00E560D2">
      <w:pPr>
        <w:spacing w:line="480" w:lineRule="auto"/>
        <w:outlineLvl w:val="0"/>
        <w:rPr>
          <w:b/>
          <w:sz w:val="22"/>
          <w:szCs w:val="22"/>
        </w:rPr>
      </w:pPr>
    </w:p>
    <w:p w:rsidR="00E560D2" w:rsidRPr="001969DC" w:rsidRDefault="002C01F6" w:rsidP="00E560D2">
      <w:pPr>
        <w:keepNext/>
        <w:spacing w:line="360" w:lineRule="auto"/>
        <w:jc w:val="center"/>
        <w:rPr>
          <w:sz w:val="22"/>
          <w:szCs w:val="22"/>
        </w:rPr>
      </w:pPr>
      <w:r>
        <w:rPr>
          <w:noProof/>
          <w:sz w:val="22"/>
          <w:szCs w:val="22"/>
          <w:lang w:bidi="ar-SA"/>
        </w:rPr>
        <w:drawing>
          <wp:inline distT="0" distB="0" distL="0" distR="0">
            <wp:extent cx="3582955" cy="2438400"/>
            <wp:effectExtent l="0" t="0" r="0" b="0"/>
            <wp:docPr id="29" name="Object 2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9B6431" w:rsidRDefault="00E560D2" w:rsidP="00E560D2">
      <w:pPr>
        <w:pStyle w:val="Caption"/>
        <w:spacing w:line="360" w:lineRule="auto"/>
        <w:ind w:left="720"/>
        <w:rPr>
          <w:b w:val="0"/>
          <w:bCs w:val="0"/>
          <w:sz w:val="22"/>
          <w:szCs w:val="22"/>
        </w:rPr>
      </w:pPr>
      <w:r w:rsidRPr="001969DC">
        <w:rPr>
          <w:bCs w:val="0"/>
          <w:sz w:val="22"/>
          <w:szCs w:val="22"/>
        </w:rPr>
        <w:t xml:space="preserve">Figure </w:t>
      </w:r>
      <w:r w:rsidR="009B6431">
        <w:rPr>
          <w:bCs w:val="0"/>
          <w:sz w:val="22"/>
          <w:szCs w:val="22"/>
        </w:rPr>
        <w:t>6</w:t>
      </w:r>
      <w:r w:rsidRPr="001969DC">
        <w:rPr>
          <w:bCs w:val="0"/>
          <w:sz w:val="22"/>
          <w:szCs w:val="22"/>
        </w:rPr>
        <w:t xml:space="preserve">. </w:t>
      </w:r>
      <w:r w:rsidRPr="001969DC">
        <w:rPr>
          <w:b w:val="0"/>
          <w:bCs w:val="0"/>
          <w:sz w:val="22"/>
          <w:szCs w:val="22"/>
        </w:rPr>
        <w:t xml:space="preserve">Timing and cumulative numbers of vessels in each season that would have run out of encounter credits under the PPA </w:t>
      </w:r>
      <w:r>
        <w:rPr>
          <w:b w:val="0"/>
          <w:bCs w:val="0"/>
          <w:sz w:val="22"/>
          <w:szCs w:val="22"/>
        </w:rPr>
        <w:t xml:space="preserve">performance-target cap of 47,591 </w:t>
      </w:r>
      <w:r w:rsidRPr="001969DC">
        <w:rPr>
          <w:b w:val="0"/>
          <w:bCs w:val="0"/>
          <w:sz w:val="22"/>
          <w:szCs w:val="22"/>
        </w:rPr>
        <w:t xml:space="preserve">with no trading and without </w:t>
      </w:r>
      <w:r>
        <w:rPr>
          <w:b w:val="0"/>
          <w:bCs w:val="0"/>
          <w:sz w:val="22"/>
          <w:szCs w:val="22"/>
        </w:rPr>
        <w:t>changes from fishing practices engaged before the introduction of a hard cap</w:t>
      </w:r>
      <w:r w:rsidRPr="001969DC">
        <w:rPr>
          <w:b w:val="0"/>
          <w:bCs w:val="0"/>
          <w:sz w:val="22"/>
          <w:szCs w:val="22"/>
        </w:rPr>
        <w:t xml:space="preserve">. (from Inshore sector daily data). Note that </w:t>
      </w:r>
      <w:r>
        <w:rPr>
          <w:b w:val="0"/>
          <w:bCs w:val="0"/>
          <w:sz w:val="22"/>
          <w:szCs w:val="22"/>
        </w:rPr>
        <w:t xml:space="preserve">some </w:t>
      </w:r>
      <w:r w:rsidRPr="001969DC">
        <w:rPr>
          <w:b w:val="0"/>
          <w:bCs w:val="0"/>
          <w:sz w:val="22"/>
          <w:szCs w:val="22"/>
        </w:rPr>
        <w:t>vessels</w:t>
      </w:r>
      <w:r>
        <w:rPr>
          <w:b w:val="0"/>
          <w:bCs w:val="0"/>
          <w:sz w:val="22"/>
          <w:szCs w:val="22"/>
        </w:rPr>
        <w:t xml:space="preserve"> would have</w:t>
      </w:r>
      <w:r w:rsidRPr="001969DC">
        <w:rPr>
          <w:b w:val="0"/>
          <w:bCs w:val="0"/>
          <w:sz w:val="22"/>
          <w:szCs w:val="22"/>
        </w:rPr>
        <w:t xml:space="preserve"> run out of credits even in low encounter years (e.g. 2002, 2003).</w:t>
      </w:r>
    </w:p>
    <w:p w:rsidR="009B6431" w:rsidRDefault="009B6431" w:rsidP="009B6431">
      <w:r>
        <w:br w:type="page"/>
      </w:r>
    </w:p>
    <w:p w:rsidR="00E560D2" w:rsidRPr="001969DC" w:rsidRDefault="00E560D2" w:rsidP="00E560D2">
      <w:pPr>
        <w:keepNext/>
        <w:tabs>
          <w:tab w:val="right" w:pos="9360"/>
        </w:tabs>
        <w:spacing w:line="360" w:lineRule="auto"/>
        <w:rPr>
          <w:sz w:val="22"/>
          <w:szCs w:val="22"/>
        </w:rPr>
      </w:pPr>
      <w:r w:rsidRPr="008719DC">
        <w:rPr>
          <w:noProof/>
          <w:sz w:val="22"/>
          <w:szCs w:val="22"/>
        </w:rPr>
        <w:object w:dxaOrig="15293" w:dyaOrig="10436">
          <v:shape id="_x0000_i1055" type="#_x0000_t75" style="width:215.35pt;height:147.35pt" o:ole="">
            <v:imagedata r:id="rId73" o:title=""/>
          </v:shape>
          <o:OLEObject Type="Embed" ProgID="Excel.Sheet.12" ShapeID="_x0000_i1055" DrawAspect="Content" ObjectID="_1201793178" r:id="rId74"/>
        </w:object>
      </w:r>
      <w:r>
        <w:rPr>
          <w:noProof/>
          <w:sz w:val="22"/>
          <w:szCs w:val="22"/>
        </w:rPr>
        <w:tab/>
      </w:r>
      <w:r w:rsidRPr="008719DC">
        <w:rPr>
          <w:noProof/>
          <w:sz w:val="22"/>
          <w:szCs w:val="22"/>
        </w:rPr>
        <w:object w:dxaOrig="15293" w:dyaOrig="10436">
          <v:shape id="_x0000_i1056" type="#_x0000_t75" style="width:215.35pt;height:147.35pt" o:ole="">
            <v:imagedata r:id="rId75" o:title=""/>
          </v:shape>
          <o:OLEObject Type="Embed" ProgID="Excel.Sheet.12" ShapeID="_x0000_i1056" DrawAspect="Content" ObjectID="_1201793179" r:id="rId76"/>
        </w:object>
      </w:r>
    </w:p>
    <w:p w:rsidR="00E560D2" w:rsidRPr="001969DC" w:rsidRDefault="00E560D2" w:rsidP="00E560D2">
      <w:pPr>
        <w:pStyle w:val="Caption"/>
        <w:spacing w:line="360" w:lineRule="auto"/>
        <w:ind w:left="720"/>
        <w:rPr>
          <w:b w:val="0"/>
          <w:bCs w:val="0"/>
          <w:sz w:val="22"/>
          <w:szCs w:val="22"/>
        </w:rPr>
      </w:pPr>
      <w:r w:rsidRPr="001969DC">
        <w:rPr>
          <w:bCs w:val="0"/>
          <w:sz w:val="22"/>
          <w:szCs w:val="22"/>
        </w:rPr>
        <w:t xml:space="preserve">Figure </w:t>
      </w:r>
      <w:r w:rsidR="009C0E91">
        <w:rPr>
          <w:bCs w:val="0"/>
          <w:sz w:val="22"/>
          <w:szCs w:val="22"/>
        </w:rPr>
        <w:t>7</w:t>
      </w:r>
      <w:r w:rsidRPr="001969DC">
        <w:rPr>
          <w:bCs w:val="0"/>
          <w:sz w:val="22"/>
          <w:szCs w:val="22"/>
        </w:rPr>
        <w:t>a.</w:t>
      </w:r>
      <w:r w:rsidRPr="001969DC">
        <w:rPr>
          <w:b w:val="0"/>
          <w:bCs w:val="0"/>
          <w:sz w:val="22"/>
          <w:szCs w:val="22"/>
        </w:rPr>
        <w:t xml:space="preserve"> Number of retired credits over 8 years (2000 – 2007) under two different sell-side transfer rules: a fixed transfer tax and dynamic salmon savings.</w:t>
      </w:r>
    </w:p>
    <w:p w:rsidR="009C0E91" w:rsidRDefault="00E560D2" w:rsidP="00E560D2">
      <w:pPr>
        <w:pStyle w:val="Caption"/>
        <w:spacing w:line="360" w:lineRule="auto"/>
        <w:ind w:left="720"/>
        <w:rPr>
          <w:b w:val="0"/>
          <w:sz w:val="22"/>
          <w:szCs w:val="22"/>
        </w:rPr>
      </w:pPr>
      <w:r w:rsidRPr="001969DC">
        <w:rPr>
          <w:sz w:val="22"/>
          <w:szCs w:val="22"/>
        </w:rPr>
        <w:t xml:space="preserve">Figure </w:t>
      </w:r>
      <w:r w:rsidR="009C0E91">
        <w:rPr>
          <w:sz w:val="22"/>
          <w:szCs w:val="22"/>
        </w:rPr>
        <w:t>7</w:t>
      </w:r>
      <w:r w:rsidRPr="001969DC">
        <w:rPr>
          <w:sz w:val="22"/>
          <w:szCs w:val="22"/>
        </w:rPr>
        <w:t xml:space="preserve">b. </w:t>
      </w:r>
      <w:r w:rsidRPr="001969DC">
        <w:rPr>
          <w:b w:val="0"/>
          <w:sz w:val="22"/>
          <w:szCs w:val="22"/>
        </w:rPr>
        <w:t xml:space="preserve">Number of ITEC recovered vs. yearly bycatch (proxy for salmon abundance) for two different sell-side transfer rules. </w:t>
      </w:r>
      <w:r w:rsidRPr="00350ACE">
        <w:rPr>
          <w:b w:val="0"/>
          <w:sz w:val="22"/>
          <w:szCs w:val="22"/>
        </w:rPr>
        <w:t>More ITEC is saved during low salmon abundance years using Dynamic Salmon Savings.</w:t>
      </w:r>
    </w:p>
    <w:p w:rsidR="009C0E91" w:rsidRDefault="009C0E91" w:rsidP="009C0E91">
      <w:r>
        <w:br w:type="page"/>
      </w:r>
    </w:p>
    <w:p w:rsidR="00E560D2" w:rsidRPr="001969DC" w:rsidRDefault="00E560D2" w:rsidP="00E560D2">
      <w:pPr>
        <w:keepNext/>
        <w:spacing w:line="360" w:lineRule="auto"/>
        <w:jc w:val="center"/>
        <w:rPr>
          <w:sz w:val="22"/>
          <w:szCs w:val="22"/>
        </w:rPr>
      </w:pPr>
      <w:r w:rsidRPr="00DD4CE7">
        <w:rPr>
          <w:noProof/>
          <w:sz w:val="22"/>
          <w:szCs w:val="22"/>
        </w:rPr>
        <w:object w:dxaOrig="15280" w:dyaOrig="10434">
          <v:shape id="_x0000_i1057" type="#_x0000_t75" style="width:3in;height:147.35pt" o:ole="">
            <v:imagedata r:id="rId77" o:title=""/>
          </v:shape>
          <o:OLEObject Type="Embed" ProgID="Excel.Sheet.12" ShapeID="_x0000_i1057" DrawAspect="Content" ObjectID="_1201793180" r:id="rId78"/>
        </w:object>
      </w:r>
    </w:p>
    <w:p w:rsidR="00F16A42" w:rsidRDefault="00E560D2" w:rsidP="00E560D2">
      <w:pPr>
        <w:pStyle w:val="Caption"/>
        <w:spacing w:line="360" w:lineRule="auto"/>
        <w:ind w:left="720"/>
        <w:rPr>
          <w:b w:val="0"/>
          <w:bCs w:val="0"/>
          <w:sz w:val="22"/>
          <w:szCs w:val="22"/>
        </w:rPr>
      </w:pPr>
      <w:r w:rsidRPr="001969DC">
        <w:rPr>
          <w:bCs w:val="0"/>
          <w:sz w:val="22"/>
          <w:szCs w:val="22"/>
        </w:rPr>
        <w:t xml:space="preserve">Figure </w:t>
      </w:r>
      <w:r w:rsidR="00F16A42">
        <w:rPr>
          <w:bCs w:val="0"/>
          <w:sz w:val="22"/>
          <w:szCs w:val="22"/>
        </w:rPr>
        <w:t>8</w:t>
      </w:r>
      <w:r w:rsidRPr="001969DC">
        <w:rPr>
          <w:bCs w:val="0"/>
          <w:sz w:val="22"/>
          <w:szCs w:val="22"/>
        </w:rPr>
        <w:t xml:space="preserve">. </w:t>
      </w:r>
      <w:r w:rsidRPr="001969DC">
        <w:rPr>
          <w:b w:val="0"/>
          <w:bCs w:val="0"/>
          <w:sz w:val="22"/>
          <w:szCs w:val="22"/>
        </w:rPr>
        <w:t xml:space="preserve">Annual sector revenue losses that would have been incurred under the maximum hard cap (as specified in the PPA) if no reallocation, no trading, and no bycatch avoidance incentives were in place. This calculation is based on daily catch data from Sea State Inc. and the assumption that the </w:t>
      </w:r>
      <w:r>
        <w:rPr>
          <w:b w:val="0"/>
          <w:bCs w:val="0"/>
          <w:sz w:val="22"/>
          <w:szCs w:val="22"/>
        </w:rPr>
        <w:t xml:space="preserve">ex-vessel </w:t>
      </w:r>
      <w:r w:rsidRPr="001969DC">
        <w:rPr>
          <w:b w:val="0"/>
          <w:bCs w:val="0"/>
          <w:sz w:val="22"/>
          <w:szCs w:val="22"/>
        </w:rPr>
        <w:t xml:space="preserve">A-season price for </w:t>
      </w:r>
      <w:r>
        <w:rPr>
          <w:b w:val="0"/>
          <w:bCs w:val="0"/>
          <w:sz w:val="22"/>
          <w:szCs w:val="22"/>
        </w:rPr>
        <w:t>p</w:t>
      </w:r>
      <w:r w:rsidRPr="001969DC">
        <w:rPr>
          <w:b w:val="0"/>
          <w:bCs w:val="0"/>
          <w:sz w:val="22"/>
          <w:szCs w:val="22"/>
        </w:rPr>
        <w:t>ollock is $0.20/lb and the B-season price is $0.12/lb.</w:t>
      </w:r>
    </w:p>
    <w:p w:rsidR="00F16A42" w:rsidRDefault="00F16A42" w:rsidP="00F16A42">
      <w:r>
        <w:br w:type="page"/>
      </w:r>
    </w:p>
    <w:p w:rsidR="00E560D2" w:rsidRPr="001969DC" w:rsidRDefault="00E560D2" w:rsidP="00E560D2">
      <w:pPr>
        <w:keepNext/>
        <w:tabs>
          <w:tab w:val="right" w:pos="9360"/>
        </w:tabs>
        <w:spacing w:line="360" w:lineRule="auto"/>
        <w:rPr>
          <w:sz w:val="22"/>
          <w:szCs w:val="22"/>
        </w:rPr>
      </w:pPr>
      <w:r w:rsidRPr="008719DC">
        <w:rPr>
          <w:noProof/>
          <w:sz w:val="22"/>
          <w:szCs w:val="22"/>
        </w:rPr>
        <w:object w:dxaOrig="15496" w:dyaOrig="10570">
          <v:shape id="_x0000_i1058" type="#_x0000_t75" style="width:3in;height:148pt" o:ole="">
            <v:imagedata r:id="rId79" o:title=""/>
          </v:shape>
          <o:OLEObject Type="Embed" ProgID="Excel.Sheet.12" ShapeID="_x0000_i1058" DrawAspect="Content" ObjectID="_1201793181" r:id="rId80"/>
        </w:object>
      </w:r>
      <w:r>
        <w:rPr>
          <w:noProof/>
          <w:sz w:val="22"/>
          <w:szCs w:val="22"/>
        </w:rPr>
        <w:tab/>
      </w:r>
      <w:r w:rsidRPr="008719DC">
        <w:rPr>
          <w:b/>
          <w:noProof/>
          <w:sz w:val="22"/>
          <w:szCs w:val="22"/>
        </w:rPr>
        <w:object w:dxaOrig="15494" w:dyaOrig="10592">
          <v:shape id="_x0000_i1059" type="#_x0000_t75" style="width:3in;height:148pt" o:ole="">
            <v:imagedata r:id="rId81" o:title=""/>
          </v:shape>
          <o:OLEObject Type="Embed" ProgID="Excel.Sheet.12" ShapeID="_x0000_i1059" DrawAspect="Content" ObjectID="_1201793182" r:id="rId82"/>
        </w:object>
      </w:r>
    </w:p>
    <w:p w:rsidR="00E560D2" w:rsidRDefault="00E560D2" w:rsidP="00E560D2">
      <w:pPr>
        <w:pStyle w:val="Caption"/>
        <w:spacing w:line="360" w:lineRule="auto"/>
        <w:ind w:left="720"/>
        <w:rPr>
          <w:b w:val="0"/>
          <w:bCs w:val="0"/>
          <w:sz w:val="22"/>
          <w:szCs w:val="22"/>
        </w:rPr>
      </w:pPr>
      <w:r w:rsidRPr="001969DC">
        <w:rPr>
          <w:bCs w:val="0"/>
          <w:sz w:val="22"/>
          <w:szCs w:val="22"/>
        </w:rPr>
        <w:t>Figure</w:t>
      </w:r>
      <w:r w:rsidR="00BC1456">
        <w:rPr>
          <w:bCs w:val="0"/>
          <w:sz w:val="22"/>
          <w:szCs w:val="22"/>
        </w:rPr>
        <w:t>9</w:t>
      </w:r>
      <w:r w:rsidRPr="001969DC">
        <w:rPr>
          <w:bCs w:val="0"/>
          <w:sz w:val="22"/>
          <w:szCs w:val="22"/>
        </w:rPr>
        <w:t xml:space="preserve">a. </w:t>
      </w:r>
      <w:r>
        <w:rPr>
          <w:b w:val="0"/>
          <w:bCs w:val="0"/>
          <w:sz w:val="22"/>
          <w:szCs w:val="22"/>
        </w:rPr>
        <w:t>Surplus</w:t>
      </w:r>
      <w:r w:rsidRPr="001969DC">
        <w:rPr>
          <w:b w:val="0"/>
          <w:bCs w:val="0"/>
          <w:sz w:val="22"/>
          <w:szCs w:val="22"/>
        </w:rPr>
        <w:t xml:space="preserve"> ITEC achievable with 10 fewer Chinook salmon caught using the </w:t>
      </w:r>
      <w:r>
        <w:rPr>
          <w:b w:val="0"/>
          <w:bCs w:val="0"/>
          <w:sz w:val="22"/>
          <w:szCs w:val="22"/>
        </w:rPr>
        <w:t>“</w:t>
      </w:r>
      <w:r w:rsidRPr="001969DC">
        <w:rPr>
          <w:b w:val="0"/>
          <w:bCs w:val="0"/>
          <w:sz w:val="22"/>
          <w:szCs w:val="22"/>
        </w:rPr>
        <w:t>equal weight</w:t>
      </w:r>
      <w:r>
        <w:rPr>
          <w:b w:val="0"/>
          <w:bCs w:val="0"/>
          <w:sz w:val="22"/>
          <w:szCs w:val="22"/>
        </w:rPr>
        <w:t>”</w:t>
      </w:r>
      <w:r w:rsidRPr="001969DC">
        <w:rPr>
          <w:b w:val="0"/>
          <w:bCs w:val="0"/>
          <w:sz w:val="22"/>
          <w:szCs w:val="22"/>
        </w:rPr>
        <w:t xml:space="preserve"> Legacy Allocation Formula (</w:t>
      </w:r>
      <w:r>
        <w:rPr>
          <w:b w:val="0"/>
          <w:bCs w:val="0"/>
          <w:sz w:val="22"/>
          <w:szCs w:val="22"/>
        </w:rPr>
        <w:t>equation</w:t>
      </w:r>
      <w:r w:rsidRPr="001969DC">
        <w:rPr>
          <w:b w:val="0"/>
          <w:bCs w:val="0"/>
          <w:sz w:val="22"/>
          <w:szCs w:val="22"/>
        </w:rPr>
        <w:t xml:space="preserve"> 2) with a linear penalty function. This is analyzed vessel by vessel (based on original annual data)</w:t>
      </w:r>
      <w:r>
        <w:rPr>
          <w:b w:val="0"/>
          <w:bCs w:val="0"/>
          <w:sz w:val="22"/>
          <w:szCs w:val="22"/>
        </w:rPr>
        <w:t>.</w:t>
      </w:r>
      <w:r w:rsidRPr="001969DC">
        <w:rPr>
          <w:b w:val="0"/>
          <w:bCs w:val="0"/>
          <w:sz w:val="22"/>
          <w:szCs w:val="22"/>
        </w:rPr>
        <w:t xml:space="preserve"> </w:t>
      </w:r>
    </w:p>
    <w:p w:rsidR="00BC1456" w:rsidRDefault="00E560D2" w:rsidP="00E560D2">
      <w:pPr>
        <w:pStyle w:val="Caption"/>
        <w:spacing w:line="360" w:lineRule="auto"/>
        <w:ind w:left="720"/>
        <w:rPr>
          <w:b w:val="0"/>
          <w:bCs w:val="0"/>
          <w:sz w:val="22"/>
          <w:szCs w:val="22"/>
        </w:rPr>
      </w:pPr>
      <w:r w:rsidRPr="001969DC">
        <w:rPr>
          <w:bCs w:val="0"/>
          <w:sz w:val="22"/>
          <w:szCs w:val="22"/>
        </w:rPr>
        <w:t xml:space="preserve">Figure </w:t>
      </w:r>
      <w:r w:rsidR="00BC1456">
        <w:rPr>
          <w:bCs w:val="0"/>
          <w:sz w:val="22"/>
          <w:szCs w:val="22"/>
        </w:rPr>
        <w:t>9</w:t>
      </w:r>
      <w:r w:rsidRPr="001969DC">
        <w:rPr>
          <w:bCs w:val="0"/>
          <w:sz w:val="22"/>
          <w:szCs w:val="22"/>
        </w:rPr>
        <w:t xml:space="preserve">b. </w:t>
      </w:r>
      <w:r w:rsidRPr="001969DC">
        <w:rPr>
          <w:b w:val="0"/>
          <w:bCs w:val="0"/>
          <w:sz w:val="22"/>
          <w:szCs w:val="22"/>
        </w:rPr>
        <w:t xml:space="preserve">Credit penalties (reduced ITEC) as a result of 10 more Chinook salmon caught using the </w:t>
      </w:r>
      <w:r>
        <w:rPr>
          <w:b w:val="0"/>
          <w:bCs w:val="0"/>
          <w:sz w:val="22"/>
          <w:szCs w:val="22"/>
        </w:rPr>
        <w:t>“</w:t>
      </w:r>
      <w:r w:rsidRPr="001969DC">
        <w:rPr>
          <w:b w:val="0"/>
          <w:bCs w:val="0"/>
          <w:sz w:val="22"/>
          <w:szCs w:val="22"/>
        </w:rPr>
        <w:t>equal weight</w:t>
      </w:r>
      <w:r>
        <w:rPr>
          <w:b w:val="0"/>
          <w:bCs w:val="0"/>
          <w:sz w:val="22"/>
          <w:szCs w:val="22"/>
        </w:rPr>
        <w:t>”</w:t>
      </w:r>
      <w:r w:rsidRPr="001969DC">
        <w:rPr>
          <w:b w:val="0"/>
          <w:bCs w:val="0"/>
          <w:sz w:val="22"/>
          <w:szCs w:val="22"/>
        </w:rPr>
        <w:t xml:space="preserve"> Legacy Allocation Formula (</w:t>
      </w:r>
      <w:r>
        <w:rPr>
          <w:b w:val="0"/>
          <w:bCs w:val="0"/>
          <w:sz w:val="22"/>
          <w:szCs w:val="22"/>
        </w:rPr>
        <w:t>equation</w:t>
      </w:r>
      <w:r w:rsidRPr="001969DC">
        <w:rPr>
          <w:b w:val="0"/>
          <w:bCs w:val="0"/>
          <w:sz w:val="22"/>
          <w:szCs w:val="22"/>
        </w:rPr>
        <w:t xml:space="preserve"> 2) with a linear penalty function (based on annual data)</w:t>
      </w:r>
      <w:r>
        <w:rPr>
          <w:b w:val="0"/>
          <w:bCs w:val="0"/>
          <w:sz w:val="22"/>
          <w:szCs w:val="22"/>
        </w:rPr>
        <w:t>.</w:t>
      </w:r>
    </w:p>
    <w:p w:rsidR="00BC1456" w:rsidRDefault="00BC1456" w:rsidP="00BC1456">
      <w:r>
        <w:br w:type="page"/>
      </w:r>
    </w:p>
    <w:p w:rsidR="00E560D2" w:rsidRPr="001969DC" w:rsidRDefault="00E560D2" w:rsidP="00E560D2">
      <w:pPr>
        <w:keepNext/>
        <w:spacing w:line="360" w:lineRule="auto"/>
        <w:jc w:val="center"/>
        <w:rPr>
          <w:sz w:val="22"/>
          <w:szCs w:val="22"/>
        </w:rPr>
      </w:pPr>
      <w:r w:rsidRPr="00DD4CE7">
        <w:rPr>
          <w:noProof/>
          <w:sz w:val="22"/>
          <w:szCs w:val="22"/>
        </w:rPr>
        <w:object w:dxaOrig="15520" w:dyaOrig="7520">
          <v:shape id="_x0000_i1060" type="#_x0000_t75" style="width:219.35pt;height:106.65pt" o:ole="">
            <v:imagedata r:id="rId83" o:title=""/>
          </v:shape>
          <o:OLEObject Type="Embed" ProgID="Excel.Sheet.12" ShapeID="_x0000_i1060" DrawAspect="Content" ObjectID="_1201793183" r:id="rId84"/>
        </w:object>
      </w:r>
    </w:p>
    <w:p w:rsidR="00E560D2" w:rsidRDefault="00E560D2" w:rsidP="00B00EA4">
      <w:pPr>
        <w:spacing w:line="360" w:lineRule="auto"/>
        <w:ind w:left="720"/>
        <w:rPr>
          <w:b/>
          <w:sz w:val="22"/>
          <w:szCs w:val="22"/>
        </w:rPr>
      </w:pPr>
      <w:r w:rsidRPr="001969DC">
        <w:rPr>
          <w:b/>
          <w:sz w:val="22"/>
          <w:szCs w:val="22"/>
        </w:rPr>
        <w:t xml:space="preserve">Figure </w:t>
      </w:r>
      <w:r>
        <w:rPr>
          <w:b/>
          <w:sz w:val="22"/>
          <w:szCs w:val="22"/>
        </w:rPr>
        <w:t>10</w:t>
      </w:r>
      <w:r w:rsidRPr="001969DC">
        <w:rPr>
          <w:b/>
          <w:sz w:val="22"/>
          <w:szCs w:val="22"/>
        </w:rPr>
        <w:t xml:space="preserve">. </w:t>
      </w:r>
      <w:r w:rsidRPr="001969DC">
        <w:rPr>
          <w:sz w:val="22"/>
          <w:szCs w:val="22"/>
        </w:rPr>
        <w:t>Effects for the Inshore sector of cumulative market incentives for reducing Chinook salmon bycatch under the PPA hard</w:t>
      </w:r>
      <w:r>
        <w:rPr>
          <w:sz w:val="22"/>
          <w:szCs w:val="22"/>
        </w:rPr>
        <w:t xml:space="preserve"> </w:t>
      </w:r>
      <w:r w:rsidRPr="001969DC">
        <w:rPr>
          <w:sz w:val="22"/>
          <w:szCs w:val="22"/>
        </w:rPr>
        <w:t>cap.</w:t>
      </w:r>
    </w:p>
    <w:p w:rsidR="00E560D2" w:rsidRPr="001969DC" w:rsidRDefault="00E560D2" w:rsidP="00E560D2">
      <w:pPr>
        <w:numPr>
          <w:ins w:id="403" w:author="Hao Ye" w:date="2009-12-03T10:05:00Z"/>
        </w:numPr>
        <w:spacing w:line="480" w:lineRule="auto"/>
        <w:outlineLvl w:val="0"/>
        <w:rPr>
          <w:sz w:val="22"/>
          <w:szCs w:val="22"/>
        </w:rPr>
      </w:pPr>
      <w:r w:rsidRPr="001969DC">
        <w:rPr>
          <w:b/>
          <w:sz w:val="22"/>
          <w:szCs w:val="22"/>
        </w:rPr>
        <w:br w:type="page"/>
        <w:t>Appendix A:</w:t>
      </w:r>
      <w:r w:rsidRPr="001969DC">
        <w:rPr>
          <w:sz w:val="22"/>
          <w:szCs w:val="22"/>
        </w:rPr>
        <w:t xml:space="preserve"> Technical Issues Regarding the Allocation Formula</w:t>
      </w:r>
    </w:p>
    <w:p w:rsidR="00E560D2" w:rsidRPr="001969DC" w:rsidRDefault="00E560D2" w:rsidP="00E560D2">
      <w:pPr>
        <w:spacing w:line="480" w:lineRule="auto"/>
        <w:rPr>
          <w:sz w:val="22"/>
          <w:szCs w:val="22"/>
        </w:rPr>
      </w:pPr>
    </w:p>
    <w:p w:rsidR="00E560D2" w:rsidRPr="001969DC" w:rsidRDefault="00E560D2" w:rsidP="00E560D2">
      <w:pPr>
        <w:spacing w:line="480" w:lineRule="auto"/>
        <w:rPr>
          <w:sz w:val="22"/>
          <w:szCs w:val="22"/>
        </w:rPr>
      </w:pPr>
      <w:r w:rsidRPr="001969DC">
        <w:rPr>
          <w:sz w:val="22"/>
          <w:szCs w:val="22"/>
        </w:rPr>
        <w:t xml:space="preserve">Here we examine several technical issues related to the allocation </w:t>
      </w:r>
      <w:r>
        <w:rPr>
          <w:sz w:val="22"/>
          <w:szCs w:val="22"/>
        </w:rPr>
        <w:t>equation:</w:t>
      </w:r>
    </w:p>
    <w:p w:rsidR="00E560D2" w:rsidRPr="001969DC" w:rsidRDefault="00E560D2" w:rsidP="00E560D2">
      <w:pPr>
        <w:tabs>
          <w:tab w:val="center" w:pos="4680"/>
          <w:tab w:val="right" w:pos="9360"/>
        </w:tabs>
        <w:spacing w:line="480" w:lineRule="auto"/>
        <w:rPr>
          <w:sz w:val="22"/>
          <w:szCs w:val="22"/>
        </w:rPr>
      </w:pPr>
      <w:r>
        <w:rPr>
          <w:sz w:val="22"/>
          <w:szCs w:val="22"/>
        </w:rPr>
        <w:tab/>
      </w:r>
      <w:r w:rsidRPr="00B10D4F">
        <w:rPr>
          <w:position w:val="-14"/>
          <w:sz w:val="22"/>
          <w:szCs w:val="22"/>
        </w:rPr>
        <w:object w:dxaOrig="2860" w:dyaOrig="360">
          <v:shape id="_x0000_i1061" type="#_x0000_t75" style="width:143.35pt;height:18pt" o:ole="">
            <v:imagedata r:id="rId85" o:title=""/>
          </v:shape>
          <o:OLEObject Type="Embed" ProgID="Equation.DSMT4" ShapeID="_x0000_i1061" DrawAspect="Content" ObjectID="_1201793184" r:id="rId86"/>
        </w:object>
      </w:r>
      <w:r>
        <w:rPr>
          <w:sz w:val="22"/>
          <w:szCs w:val="22"/>
        </w:rPr>
        <w:tab/>
        <w:t>(1)</w:t>
      </w:r>
    </w:p>
    <w:p w:rsidR="00E560D2" w:rsidRPr="001969DC" w:rsidRDefault="00E560D2" w:rsidP="00E560D2">
      <w:pPr>
        <w:spacing w:line="480" w:lineRule="auto"/>
        <w:rPr>
          <w:sz w:val="22"/>
          <w:szCs w:val="22"/>
        </w:rPr>
      </w:pPr>
    </w:p>
    <w:p w:rsidR="00E560D2" w:rsidRPr="001969DC" w:rsidRDefault="00E560D2" w:rsidP="00E560D2">
      <w:pPr>
        <w:tabs>
          <w:tab w:val="left" w:pos="360"/>
        </w:tabs>
        <w:spacing w:line="480" w:lineRule="auto"/>
        <w:outlineLvl w:val="0"/>
        <w:rPr>
          <w:sz w:val="22"/>
          <w:szCs w:val="22"/>
        </w:rPr>
      </w:pPr>
      <w:r w:rsidRPr="001969DC">
        <w:rPr>
          <w:sz w:val="22"/>
          <w:szCs w:val="22"/>
        </w:rPr>
        <w:t>1)</w:t>
      </w:r>
      <w:r w:rsidRPr="001969DC">
        <w:rPr>
          <w:sz w:val="22"/>
          <w:szCs w:val="22"/>
        </w:rPr>
        <w:tab/>
        <w:t>Scaling:</w:t>
      </w:r>
    </w:p>
    <w:p w:rsidR="00E560D2" w:rsidRPr="001969DC" w:rsidRDefault="00E560D2" w:rsidP="00E560D2">
      <w:pPr>
        <w:spacing w:line="480" w:lineRule="auto"/>
        <w:ind w:left="360"/>
        <w:rPr>
          <w:sz w:val="22"/>
          <w:szCs w:val="22"/>
        </w:rPr>
      </w:pPr>
      <w:r w:rsidRPr="001969DC">
        <w:rPr>
          <w:sz w:val="22"/>
          <w:szCs w:val="22"/>
        </w:rPr>
        <w:t>The proportional allocation formula (1) is transformed into number of credits as follows:</w:t>
      </w:r>
    </w:p>
    <w:p w:rsidR="00E560D2" w:rsidRDefault="00E560D2" w:rsidP="00E560D2">
      <w:pPr>
        <w:spacing w:line="480" w:lineRule="auto"/>
        <w:ind w:firstLine="360"/>
        <w:jc w:val="center"/>
        <w:rPr>
          <w:sz w:val="22"/>
          <w:szCs w:val="22"/>
        </w:rPr>
      </w:pPr>
      <w:r w:rsidRPr="00DD4CE7">
        <w:rPr>
          <w:position w:val="-30"/>
          <w:sz w:val="22"/>
          <w:szCs w:val="22"/>
        </w:rPr>
        <w:object w:dxaOrig="5679" w:dyaOrig="700">
          <v:shape id="_x0000_i1062" type="#_x0000_t75" style="width:284pt;height:35.35pt" o:ole="">
            <v:imagedata r:id="rId87" o:title=""/>
          </v:shape>
          <o:OLEObject Type="Embed" ProgID="Equation.DSMT4" ShapeID="_x0000_i1062" DrawAspect="Content" ObjectID="_1201793185" r:id="rId88"/>
        </w:object>
      </w:r>
    </w:p>
    <w:p w:rsidR="00E560D2" w:rsidRDefault="00E560D2" w:rsidP="00E560D2">
      <w:pPr>
        <w:spacing w:line="480" w:lineRule="auto"/>
        <w:ind w:left="360"/>
        <w:rPr>
          <w:sz w:val="22"/>
          <w:szCs w:val="22"/>
        </w:rPr>
      </w:pPr>
      <w:r>
        <w:rPr>
          <w:sz w:val="22"/>
          <w:szCs w:val="22"/>
        </w:rPr>
        <w:t>where CS is the AFA Cooperative catch share. Note that</w:t>
      </w:r>
      <w:r w:rsidRPr="001969DC">
        <w:rPr>
          <w:sz w:val="22"/>
          <w:szCs w:val="22"/>
        </w:rPr>
        <w:t xml:space="preserve"> the sum of </w:t>
      </w:r>
      <w:r>
        <w:rPr>
          <w:sz w:val="22"/>
          <w:szCs w:val="22"/>
        </w:rPr>
        <w:t xml:space="preserve">the Credit Proportions across vessels </w:t>
      </w:r>
      <w:r w:rsidRPr="001969DC">
        <w:rPr>
          <w:sz w:val="22"/>
          <w:szCs w:val="22"/>
        </w:rPr>
        <w:t xml:space="preserve">does not necessarily </w:t>
      </w:r>
      <w:r>
        <w:rPr>
          <w:sz w:val="22"/>
          <w:szCs w:val="22"/>
        </w:rPr>
        <w:t>equal one. Thus, it is possible that the amount of ITEC distributed within a sector is different from the sector and season-appropriate fraction of the target bycatch level of 47,591. However, it is highly unlikely</w:t>
      </w:r>
      <w:r>
        <w:rPr>
          <w:rStyle w:val="FootnoteReference"/>
          <w:sz w:val="22"/>
          <w:szCs w:val="22"/>
        </w:rPr>
        <w:footnoteReference w:id="7"/>
      </w:r>
      <w:r>
        <w:rPr>
          <w:sz w:val="22"/>
          <w:szCs w:val="22"/>
        </w:rPr>
        <w:t xml:space="preserve"> for the Credit Proportions to be such that more than 60,000 (the hardcap level) of ITEC are distributed – in such cases, the amount of ITEC to be distributed can simply be scaled to the 60,000 level.</w:t>
      </w:r>
    </w:p>
    <w:p w:rsidR="00E560D2" w:rsidRPr="001969DC" w:rsidRDefault="00E560D2" w:rsidP="00E560D2">
      <w:pPr>
        <w:spacing w:line="480" w:lineRule="auto"/>
        <w:rPr>
          <w:sz w:val="22"/>
          <w:szCs w:val="22"/>
        </w:rPr>
      </w:pPr>
    </w:p>
    <w:p w:rsidR="00E560D2" w:rsidRPr="001969DC" w:rsidRDefault="00E560D2" w:rsidP="00E560D2">
      <w:pPr>
        <w:tabs>
          <w:tab w:val="left" w:pos="360"/>
        </w:tabs>
        <w:spacing w:line="480" w:lineRule="auto"/>
        <w:outlineLvl w:val="0"/>
        <w:rPr>
          <w:sz w:val="22"/>
          <w:szCs w:val="22"/>
        </w:rPr>
      </w:pPr>
      <w:r w:rsidRPr="001969DC">
        <w:rPr>
          <w:sz w:val="22"/>
          <w:szCs w:val="22"/>
        </w:rPr>
        <w:t>2)</w:t>
      </w:r>
      <w:r w:rsidRPr="001969DC">
        <w:rPr>
          <w:sz w:val="22"/>
          <w:szCs w:val="22"/>
        </w:rPr>
        <w:tab/>
        <w:t>Upper and lower bounds for proportional allocations:</w:t>
      </w:r>
    </w:p>
    <w:p w:rsidR="00E560D2" w:rsidRPr="001969DC" w:rsidRDefault="00E560D2" w:rsidP="00E560D2">
      <w:pPr>
        <w:spacing w:line="480" w:lineRule="auto"/>
        <w:ind w:left="360"/>
        <w:rPr>
          <w:sz w:val="22"/>
          <w:szCs w:val="22"/>
        </w:rPr>
      </w:pPr>
      <w:r w:rsidRPr="001969DC">
        <w:rPr>
          <w:sz w:val="22"/>
          <w:szCs w:val="22"/>
        </w:rPr>
        <w:t xml:space="preserve">When the weightings are such that </w:t>
      </w:r>
      <w:r w:rsidRPr="004E3E6C">
        <w:rPr>
          <w:position w:val="-10"/>
          <w:sz w:val="22"/>
          <w:szCs w:val="22"/>
        </w:rPr>
        <w:object w:dxaOrig="560" w:dyaOrig="260">
          <v:shape id="_x0000_i1063" type="#_x0000_t75" style="width:28pt;height:12.65pt" o:ole="">
            <v:imagedata r:id="rId89" o:title=""/>
          </v:shape>
          <o:OLEObject Type="Embed" ProgID="Equation.DSMT4" ShapeID="_x0000_i1063" DrawAspect="Content" ObjectID="_1201793186" r:id="rId90"/>
        </w:object>
      </w:r>
      <w:r w:rsidRPr="001969DC">
        <w:rPr>
          <w:sz w:val="22"/>
          <w:szCs w:val="22"/>
        </w:rPr>
        <w:t xml:space="preserve"> the lower and upper bounds on </w:t>
      </w:r>
      <w:r w:rsidRPr="004E3E6C">
        <w:rPr>
          <w:i/>
          <w:sz w:val="22"/>
          <w:szCs w:val="22"/>
        </w:rPr>
        <w:t>P</w:t>
      </w:r>
      <w:r w:rsidRPr="001969DC">
        <w:rPr>
          <w:sz w:val="22"/>
          <w:szCs w:val="22"/>
        </w:rPr>
        <w:t xml:space="preserve"> will depend only on the bounds for </w:t>
      </w:r>
      <w:r w:rsidRPr="004E3E6C">
        <w:rPr>
          <w:i/>
          <w:sz w:val="22"/>
          <w:szCs w:val="22"/>
        </w:rPr>
        <w:t>Q</w:t>
      </w:r>
      <w:r w:rsidRPr="001969DC">
        <w:rPr>
          <w:sz w:val="22"/>
          <w:szCs w:val="22"/>
        </w:rPr>
        <w:t xml:space="preserve">. Thus, for both equations (2) and (3) the bounds for </w:t>
      </w:r>
      <w:r w:rsidRPr="004E3E6C">
        <w:rPr>
          <w:i/>
          <w:sz w:val="22"/>
          <w:szCs w:val="22"/>
        </w:rPr>
        <w:t>P</w:t>
      </w:r>
      <w:r w:rsidRPr="001969DC">
        <w:rPr>
          <w:sz w:val="22"/>
          <w:szCs w:val="22"/>
        </w:rPr>
        <w:t xml:space="preserve"> are the same [</w:t>
      </w:r>
      <w:r w:rsidRPr="004E3E6C">
        <w:rPr>
          <w:position w:val="-10"/>
          <w:sz w:val="22"/>
          <w:szCs w:val="22"/>
        </w:rPr>
        <w:object w:dxaOrig="740" w:dyaOrig="320">
          <v:shape id="_x0000_i1064" type="#_x0000_t75" style="width:36.65pt;height:16pt" o:ole="">
            <v:imagedata r:id="rId91" o:title=""/>
          </v:shape>
          <o:OLEObject Type="Embed" ProgID="Equation.DSMT4" ShapeID="_x0000_i1064" DrawAspect="Content" ObjectID="_1201793187" r:id="rId92"/>
        </w:object>
      </w:r>
      <w:r w:rsidRPr="001969DC">
        <w:rPr>
          <w:sz w:val="22"/>
          <w:szCs w:val="22"/>
        </w:rPr>
        <w:t xml:space="preserve">] when the bounds for </w:t>
      </w:r>
      <w:r w:rsidRPr="004E3E6C">
        <w:rPr>
          <w:i/>
          <w:sz w:val="22"/>
          <w:szCs w:val="22"/>
        </w:rPr>
        <w:t>Q</w:t>
      </w:r>
      <w:r w:rsidRPr="001969DC">
        <w:rPr>
          <w:sz w:val="22"/>
          <w:szCs w:val="22"/>
        </w:rPr>
        <w:t xml:space="preserve"> are [</w:t>
      </w:r>
      <w:r w:rsidRPr="004E3E6C">
        <w:rPr>
          <w:position w:val="-10"/>
          <w:sz w:val="22"/>
          <w:szCs w:val="22"/>
        </w:rPr>
        <w:object w:dxaOrig="700" w:dyaOrig="320">
          <v:shape id="_x0000_i1065" type="#_x0000_t75" style="width:35.35pt;height:16pt" o:ole="">
            <v:imagedata r:id="rId93" o:title=""/>
          </v:shape>
          <o:OLEObject Type="Embed" ProgID="Equation.DSMT4" ShapeID="_x0000_i1065" DrawAspect="Content" ObjectID="_1201793188" r:id="rId94"/>
        </w:object>
      </w:r>
      <w:r w:rsidRPr="001969DC">
        <w:rPr>
          <w:sz w:val="22"/>
          <w:szCs w:val="22"/>
        </w:rPr>
        <w:t>] (obtained when</w:t>
      </w:r>
      <w:r>
        <w:rPr>
          <w:sz w:val="22"/>
          <w:szCs w:val="22"/>
        </w:rPr>
        <w:t xml:space="preserve"> </w:t>
      </w:r>
      <w:r w:rsidRPr="004E3E6C">
        <w:rPr>
          <w:position w:val="-10"/>
          <w:sz w:val="22"/>
          <w:szCs w:val="22"/>
        </w:rPr>
        <w:object w:dxaOrig="1420" w:dyaOrig="320">
          <v:shape id="_x0000_i1066" type="#_x0000_t75" style="width:71.35pt;height:16pt" o:ole="">
            <v:imagedata r:id="rId95" o:title=""/>
          </v:shape>
          <o:OLEObject Type="Embed" ProgID="Equation.DSMT4" ShapeID="_x0000_i1066" DrawAspect="Content" ObjectID="_1201793189" r:id="rId96"/>
        </w:object>
      </w:r>
      <w:r w:rsidRPr="001969DC">
        <w:rPr>
          <w:sz w:val="22"/>
          <w:szCs w:val="22"/>
        </w:rPr>
        <w:t xml:space="preserve">). The following bounds for </w:t>
      </w:r>
      <w:r w:rsidRPr="004E3E6C">
        <w:rPr>
          <w:i/>
          <w:sz w:val="22"/>
          <w:szCs w:val="22"/>
        </w:rPr>
        <w:t>P</w:t>
      </w:r>
      <w:r w:rsidRPr="001969DC">
        <w:rPr>
          <w:sz w:val="22"/>
          <w:szCs w:val="22"/>
        </w:rPr>
        <w:t xml:space="preserve"> apply to the following parameter settings for </w:t>
      </w:r>
      <w:r w:rsidRPr="004E3E6C">
        <w:rPr>
          <w:i/>
          <w:sz w:val="22"/>
          <w:szCs w:val="22"/>
        </w:rPr>
        <w:t>δ</w:t>
      </w:r>
      <w:r w:rsidRPr="001969DC">
        <w:rPr>
          <w:sz w:val="22"/>
          <w:szCs w:val="22"/>
        </w:rPr>
        <w:t xml:space="preserve"> and </w:t>
      </w:r>
      <w:r w:rsidRPr="004E3E6C">
        <w:rPr>
          <w:i/>
          <w:sz w:val="22"/>
          <w:szCs w:val="22"/>
        </w:rPr>
        <w:t>ε</w:t>
      </w:r>
      <w:r w:rsidRPr="001969DC">
        <w:rPr>
          <w:sz w:val="22"/>
          <w:szCs w:val="22"/>
        </w:rPr>
        <w:t xml:space="preserve"> in </w:t>
      </w:r>
      <w:r w:rsidRPr="004E3E6C">
        <w:rPr>
          <w:i/>
          <w:sz w:val="22"/>
          <w:szCs w:val="22"/>
        </w:rPr>
        <w:t>Q</w:t>
      </w:r>
      <w:r w:rsidRPr="001969DC">
        <w:rPr>
          <w:sz w:val="22"/>
          <w:szCs w:val="22"/>
        </w:rPr>
        <w:t>: (in order of wide to narrow limits):</w:t>
      </w:r>
    </w:p>
    <w:p w:rsidR="00E560D2" w:rsidRPr="001969DC" w:rsidRDefault="00E560D2" w:rsidP="00E560D2">
      <w:pPr>
        <w:tabs>
          <w:tab w:val="left" w:pos="3600"/>
          <w:tab w:val="left" w:pos="5760"/>
        </w:tabs>
        <w:spacing w:line="360" w:lineRule="auto"/>
        <w:rPr>
          <w:sz w:val="22"/>
          <w:szCs w:val="22"/>
        </w:rPr>
      </w:pPr>
      <w:r>
        <w:rPr>
          <w:sz w:val="22"/>
          <w:szCs w:val="22"/>
        </w:rPr>
        <w:tab/>
      </w:r>
      <w:r w:rsidRPr="001969DC">
        <w:rPr>
          <w:sz w:val="22"/>
          <w:szCs w:val="22"/>
        </w:rPr>
        <w:t>[</w:t>
      </w:r>
      <w:r w:rsidRPr="004E3E6C">
        <w:rPr>
          <w:position w:val="-10"/>
          <w:sz w:val="22"/>
          <w:szCs w:val="22"/>
        </w:rPr>
        <w:object w:dxaOrig="720" w:dyaOrig="320">
          <v:shape id="_x0000_i1067" type="#_x0000_t75" style="width:36pt;height:16pt" o:ole="">
            <v:imagedata r:id="rId97" o:title=""/>
          </v:shape>
          <o:OLEObject Type="Embed" ProgID="Equation.DSMT4" ShapeID="_x0000_i1067" DrawAspect="Content" ObjectID="_1201793190" r:id="rId98"/>
        </w:object>
      </w:r>
      <w:r w:rsidRPr="001969DC">
        <w:rPr>
          <w:sz w:val="22"/>
          <w:szCs w:val="22"/>
        </w:rPr>
        <w:t>]</w:t>
      </w:r>
      <w:r w:rsidRPr="001969DC">
        <w:rPr>
          <w:sz w:val="22"/>
          <w:szCs w:val="22"/>
        </w:rPr>
        <w:tab/>
      </w:r>
      <w:r w:rsidRPr="004E3E6C">
        <w:rPr>
          <w:position w:val="-10"/>
          <w:sz w:val="22"/>
          <w:szCs w:val="22"/>
          <w:vertAlign w:val="subscript"/>
        </w:rPr>
        <w:object w:dxaOrig="760" w:dyaOrig="320">
          <v:shape id="_x0000_i1068" type="#_x0000_t75" style="width:38pt;height:16pt" o:ole="">
            <v:imagedata r:id="rId99" o:title=""/>
          </v:shape>
          <o:OLEObject Type="Embed" ProgID="Equation.DSMT4" ShapeID="_x0000_i1068" DrawAspect="Content" ObjectID="_1201793191" r:id="rId100"/>
        </w:object>
      </w:r>
    </w:p>
    <w:p w:rsidR="00E560D2" w:rsidRPr="001969DC" w:rsidRDefault="00E560D2" w:rsidP="00E560D2">
      <w:pPr>
        <w:tabs>
          <w:tab w:val="left" w:pos="3600"/>
          <w:tab w:val="left" w:pos="5760"/>
        </w:tabs>
        <w:spacing w:line="360" w:lineRule="auto"/>
        <w:rPr>
          <w:sz w:val="22"/>
          <w:szCs w:val="22"/>
        </w:rPr>
      </w:pPr>
      <w:r>
        <w:rPr>
          <w:sz w:val="22"/>
          <w:szCs w:val="22"/>
        </w:rPr>
        <w:tab/>
      </w:r>
      <w:r w:rsidRPr="001969DC">
        <w:rPr>
          <w:sz w:val="22"/>
          <w:szCs w:val="22"/>
        </w:rPr>
        <w:t>[</w:t>
      </w:r>
      <w:r w:rsidRPr="004E3E6C">
        <w:rPr>
          <w:position w:val="-10"/>
          <w:sz w:val="22"/>
          <w:szCs w:val="22"/>
        </w:rPr>
        <w:object w:dxaOrig="740" w:dyaOrig="320">
          <v:shape id="_x0000_i1069" type="#_x0000_t75" style="width:36.65pt;height:16pt" o:ole="">
            <v:imagedata r:id="rId101" o:title=""/>
          </v:shape>
          <o:OLEObject Type="Embed" ProgID="Equation.DSMT4" ShapeID="_x0000_i1069" DrawAspect="Content" ObjectID="_1201793192" r:id="rId102"/>
        </w:object>
      </w:r>
      <w:r w:rsidRPr="001969DC">
        <w:rPr>
          <w:sz w:val="22"/>
          <w:szCs w:val="22"/>
        </w:rPr>
        <w:t>]</w:t>
      </w:r>
      <w:r w:rsidRPr="001969DC">
        <w:rPr>
          <w:sz w:val="22"/>
          <w:szCs w:val="22"/>
        </w:rPr>
        <w:tab/>
      </w:r>
      <w:r w:rsidRPr="004E3E6C">
        <w:rPr>
          <w:position w:val="-10"/>
          <w:sz w:val="22"/>
          <w:szCs w:val="22"/>
          <w:vertAlign w:val="subscript"/>
        </w:rPr>
        <w:object w:dxaOrig="1420" w:dyaOrig="320">
          <v:shape id="_x0000_i1070" type="#_x0000_t75" style="width:71.35pt;height:16pt" o:ole="">
            <v:imagedata r:id="rId103" o:title=""/>
          </v:shape>
          <o:OLEObject Type="Embed" ProgID="Equation.DSMT4" ShapeID="_x0000_i1070" DrawAspect="Content" ObjectID="_1201793193" r:id="rId104"/>
        </w:object>
      </w:r>
    </w:p>
    <w:p w:rsidR="00E560D2" w:rsidRPr="001969DC" w:rsidRDefault="00E560D2" w:rsidP="00E560D2">
      <w:pPr>
        <w:tabs>
          <w:tab w:val="left" w:pos="3600"/>
          <w:tab w:val="left" w:pos="5760"/>
        </w:tabs>
        <w:spacing w:line="480" w:lineRule="auto"/>
        <w:rPr>
          <w:sz w:val="22"/>
          <w:szCs w:val="22"/>
        </w:rPr>
      </w:pPr>
      <w:r>
        <w:rPr>
          <w:sz w:val="22"/>
          <w:szCs w:val="22"/>
        </w:rPr>
        <w:tab/>
      </w:r>
      <w:r w:rsidRPr="001969DC">
        <w:rPr>
          <w:sz w:val="22"/>
          <w:szCs w:val="22"/>
        </w:rPr>
        <w:t>[</w:t>
      </w:r>
      <w:r w:rsidRPr="004E3E6C">
        <w:rPr>
          <w:position w:val="-10"/>
          <w:sz w:val="22"/>
          <w:szCs w:val="22"/>
        </w:rPr>
        <w:object w:dxaOrig="740" w:dyaOrig="320">
          <v:shape id="_x0000_i1071" type="#_x0000_t75" style="width:36.65pt;height:16pt" o:ole="">
            <v:imagedata r:id="rId105" o:title=""/>
          </v:shape>
          <o:OLEObject Type="Embed" ProgID="Equation.DSMT4" ShapeID="_x0000_i1071" DrawAspect="Content" ObjectID="_1201793194" r:id="rId106"/>
        </w:object>
      </w:r>
      <w:r w:rsidRPr="001969DC">
        <w:rPr>
          <w:sz w:val="22"/>
          <w:szCs w:val="22"/>
        </w:rPr>
        <w:t>]</w:t>
      </w:r>
      <w:r w:rsidRPr="001969DC">
        <w:rPr>
          <w:sz w:val="22"/>
          <w:szCs w:val="22"/>
        </w:rPr>
        <w:tab/>
      </w:r>
      <w:r w:rsidRPr="004E3E6C">
        <w:rPr>
          <w:position w:val="-10"/>
          <w:sz w:val="22"/>
          <w:szCs w:val="22"/>
          <w:vertAlign w:val="subscript"/>
        </w:rPr>
        <w:object w:dxaOrig="1120" w:dyaOrig="320">
          <v:shape id="_x0000_i1072" type="#_x0000_t75" style="width:56pt;height:16pt" o:ole="">
            <v:imagedata r:id="rId107" o:title=""/>
          </v:shape>
          <o:OLEObject Type="Embed" ProgID="Equation.DSMT4" ShapeID="_x0000_i1072" DrawAspect="Content" ObjectID="_1201793195" r:id="rId108"/>
        </w:object>
      </w:r>
    </w:p>
    <w:p w:rsidR="00E560D2" w:rsidRPr="001969DC" w:rsidRDefault="00E560D2" w:rsidP="00E560D2">
      <w:pPr>
        <w:spacing w:line="480" w:lineRule="auto"/>
        <w:ind w:left="360"/>
        <w:rPr>
          <w:sz w:val="22"/>
          <w:szCs w:val="22"/>
        </w:rPr>
      </w:pPr>
      <w:r w:rsidRPr="001969DC">
        <w:rPr>
          <w:sz w:val="22"/>
          <w:szCs w:val="22"/>
        </w:rPr>
        <w:t xml:space="preserve">When </w:t>
      </w:r>
      <w:r>
        <w:rPr>
          <w:sz w:val="22"/>
          <w:szCs w:val="22"/>
        </w:rPr>
        <w:t xml:space="preserve">the </w:t>
      </w:r>
      <w:r w:rsidRPr="001969DC">
        <w:rPr>
          <w:sz w:val="22"/>
          <w:szCs w:val="22"/>
        </w:rPr>
        <w:t xml:space="preserve">weightings are </w:t>
      </w:r>
      <w:r w:rsidRPr="004E3E6C">
        <w:rPr>
          <w:position w:val="-6"/>
          <w:sz w:val="22"/>
          <w:szCs w:val="22"/>
        </w:rPr>
        <w:object w:dxaOrig="560" w:dyaOrig="260">
          <v:shape id="_x0000_i1073" type="#_x0000_t75" style="width:28pt;height:12.65pt" o:ole="">
            <v:imagedata r:id="rId109" o:title=""/>
          </v:shape>
          <o:OLEObject Type="Embed" ProgID="Equation.DSMT4" ShapeID="_x0000_i1073" DrawAspect="Content" ObjectID="_1201793196" r:id="rId110"/>
        </w:object>
      </w:r>
      <w:r w:rsidRPr="001969DC">
        <w:rPr>
          <w:sz w:val="22"/>
          <w:szCs w:val="22"/>
        </w:rPr>
        <w:t>,</w:t>
      </w:r>
      <w:r>
        <w:rPr>
          <w:sz w:val="22"/>
          <w:szCs w:val="22"/>
        </w:rPr>
        <w:t xml:space="preserve"> </w:t>
      </w:r>
      <w:r w:rsidRPr="004E3E6C">
        <w:rPr>
          <w:position w:val="-10"/>
          <w:sz w:val="22"/>
          <w:szCs w:val="22"/>
        </w:rPr>
        <w:object w:dxaOrig="880" w:dyaOrig="300">
          <v:shape id="_x0000_i1074" type="#_x0000_t75" style="width:44pt;height:15.35pt" o:ole="">
            <v:imagedata r:id="rId111" o:title=""/>
          </v:shape>
          <o:OLEObject Type="Embed" ProgID="Equation.DSMT4" ShapeID="_x0000_i1074" DrawAspect="Content" ObjectID="_1201793197" r:id="rId112"/>
        </w:object>
      </w:r>
      <w:r w:rsidRPr="001969DC">
        <w:rPr>
          <w:sz w:val="22"/>
          <w:szCs w:val="22"/>
        </w:rPr>
        <w:t xml:space="preserve"> (</w:t>
      </w:r>
      <w:r>
        <w:rPr>
          <w:sz w:val="22"/>
          <w:szCs w:val="22"/>
        </w:rPr>
        <w:t>equation</w:t>
      </w:r>
      <w:r w:rsidRPr="001969DC">
        <w:rPr>
          <w:sz w:val="22"/>
          <w:szCs w:val="22"/>
        </w:rPr>
        <w:t xml:space="preserve"> 4), the upper and lower bounds are undefined</w:t>
      </w:r>
      <w:r>
        <w:rPr>
          <w:sz w:val="22"/>
          <w:szCs w:val="22"/>
        </w:rPr>
        <w:t xml:space="preserve"> (independent of the parameters for </w:t>
      </w:r>
      <w:r w:rsidRPr="00261D7F">
        <w:rPr>
          <w:i/>
          <w:sz w:val="22"/>
          <w:szCs w:val="22"/>
        </w:rPr>
        <w:t>Q</w:t>
      </w:r>
      <w:r>
        <w:rPr>
          <w:sz w:val="22"/>
          <w:szCs w:val="22"/>
        </w:rPr>
        <w:t>)</w:t>
      </w:r>
      <w:r w:rsidRPr="001969DC">
        <w:rPr>
          <w:sz w:val="22"/>
          <w:szCs w:val="22"/>
        </w:rPr>
        <w:t>, but can be set arbitrarily as absorbing boundaries to a random walk.</w:t>
      </w:r>
    </w:p>
    <w:p w:rsidR="00E560D2" w:rsidRPr="001969DC" w:rsidRDefault="00E560D2" w:rsidP="00E560D2">
      <w:pPr>
        <w:spacing w:line="480" w:lineRule="auto"/>
        <w:rPr>
          <w:sz w:val="22"/>
          <w:szCs w:val="22"/>
        </w:rPr>
      </w:pPr>
    </w:p>
    <w:p w:rsidR="00E560D2" w:rsidRPr="001969DC" w:rsidRDefault="00E560D2" w:rsidP="00E560D2">
      <w:pPr>
        <w:tabs>
          <w:tab w:val="left" w:pos="360"/>
        </w:tabs>
        <w:spacing w:line="480" w:lineRule="auto"/>
        <w:outlineLvl w:val="0"/>
        <w:rPr>
          <w:sz w:val="22"/>
          <w:szCs w:val="22"/>
        </w:rPr>
      </w:pPr>
      <w:r w:rsidRPr="001969DC">
        <w:rPr>
          <w:sz w:val="22"/>
          <w:szCs w:val="22"/>
        </w:rPr>
        <w:t>3)</w:t>
      </w:r>
      <w:r w:rsidRPr="001969DC">
        <w:rPr>
          <w:sz w:val="22"/>
          <w:szCs w:val="22"/>
        </w:rPr>
        <w:tab/>
        <w:t xml:space="preserve">Specific forms for the penalty function </w:t>
      </w:r>
      <w:r w:rsidRPr="004E3E6C">
        <w:rPr>
          <w:i/>
          <w:sz w:val="22"/>
          <w:szCs w:val="22"/>
        </w:rPr>
        <w:t>p</w:t>
      </w:r>
      <w:r w:rsidRPr="001969DC">
        <w:rPr>
          <w:sz w:val="22"/>
          <w:szCs w:val="22"/>
        </w:rPr>
        <w:t xml:space="preserve">: </w:t>
      </w:r>
    </w:p>
    <w:p w:rsidR="00E560D2" w:rsidRDefault="00E560D2" w:rsidP="00E560D2">
      <w:pPr>
        <w:spacing w:line="480" w:lineRule="auto"/>
        <w:ind w:left="360"/>
        <w:rPr>
          <w:sz w:val="22"/>
          <w:szCs w:val="22"/>
        </w:rPr>
      </w:pPr>
      <w:r w:rsidRPr="001969DC">
        <w:rPr>
          <w:sz w:val="22"/>
          <w:szCs w:val="22"/>
        </w:rPr>
        <w:t xml:space="preserve">In general </w:t>
      </w:r>
      <w:r w:rsidRPr="004E3E6C">
        <w:rPr>
          <w:i/>
          <w:sz w:val="22"/>
          <w:szCs w:val="22"/>
        </w:rPr>
        <w:t>p</w:t>
      </w:r>
      <w:r w:rsidRPr="001969DC">
        <w:rPr>
          <w:sz w:val="22"/>
          <w:szCs w:val="22"/>
        </w:rPr>
        <w:t xml:space="preserve"> can be any </w:t>
      </w:r>
      <w:r>
        <w:rPr>
          <w:sz w:val="22"/>
          <w:szCs w:val="22"/>
        </w:rPr>
        <w:t xml:space="preserve">monotonic </w:t>
      </w:r>
      <w:r w:rsidRPr="001969DC">
        <w:rPr>
          <w:sz w:val="22"/>
          <w:szCs w:val="22"/>
        </w:rPr>
        <w:t xml:space="preserve">function </w:t>
      </w:r>
      <w:r>
        <w:rPr>
          <w:sz w:val="22"/>
          <w:szCs w:val="22"/>
        </w:rPr>
        <w:t>defined on the interval</w:t>
      </w:r>
      <w:r w:rsidRPr="001969DC">
        <w:rPr>
          <w:sz w:val="22"/>
          <w:szCs w:val="22"/>
        </w:rPr>
        <w:t xml:space="preserve"> 0 to 1 that rewards low bycatch behavior and that penalizes high bycatch behavior. The performance measure chosen here involves computing a </w:t>
      </w:r>
      <w:r w:rsidRPr="004E3E6C">
        <w:rPr>
          <w:i/>
          <w:sz w:val="22"/>
          <w:szCs w:val="22"/>
        </w:rPr>
        <w:t>z</w:t>
      </w:r>
      <w:r w:rsidRPr="001969DC">
        <w:rPr>
          <w:sz w:val="22"/>
          <w:szCs w:val="22"/>
        </w:rPr>
        <w:t xml:space="preserve">-score for bycatch rate and converting via linear scaling. Vessels with </w:t>
      </w:r>
      <w:r w:rsidRPr="004E3E6C">
        <w:rPr>
          <w:position w:val="-4"/>
          <w:sz w:val="22"/>
          <w:szCs w:val="22"/>
        </w:rPr>
        <w:object w:dxaOrig="639" w:dyaOrig="240">
          <v:shape id="_x0000_i1075" type="#_x0000_t75" style="width:32pt;height:12pt" o:ole="">
            <v:imagedata r:id="rId113" o:title=""/>
          </v:shape>
          <o:OLEObject Type="Embed" ProgID="Equation.DSMT4" ShapeID="_x0000_i1075" DrawAspect="Content" ObjectID="_1201793198" r:id="rId114"/>
        </w:object>
      </w:r>
      <w:r w:rsidRPr="001969DC">
        <w:rPr>
          <w:sz w:val="22"/>
          <w:szCs w:val="22"/>
        </w:rPr>
        <w:t xml:space="preserve"> receive a </w:t>
      </w:r>
      <w:r w:rsidRPr="004E3E6C">
        <w:rPr>
          <w:position w:val="-10"/>
          <w:sz w:val="22"/>
          <w:szCs w:val="22"/>
        </w:rPr>
        <w:object w:dxaOrig="540" w:dyaOrig="300">
          <v:shape id="_x0000_i1076" type="#_x0000_t75" style="width:27.35pt;height:15.35pt" o:ole="">
            <v:imagedata r:id="rId115" o:title=""/>
          </v:shape>
          <o:OLEObject Type="Embed" ProgID="Equation.DSMT4" ShapeID="_x0000_i1076" DrawAspect="Content" ObjectID="_1201793199" r:id="rId116"/>
        </w:object>
      </w:r>
      <w:r w:rsidRPr="001969DC">
        <w:rPr>
          <w:sz w:val="22"/>
          <w:szCs w:val="22"/>
        </w:rPr>
        <w:t xml:space="preserve">, and vessels with </w:t>
      </w:r>
      <w:r w:rsidRPr="007C7605">
        <w:rPr>
          <w:position w:val="-4"/>
          <w:sz w:val="22"/>
          <w:szCs w:val="22"/>
        </w:rPr>
        <w:object w:dxaOrig="520" w:dyaOrig="240">
          <v:shape id="_x0000_i1077" type="#_x0000_t75" style="width:26pt;height:12pt" o:ole="">
            <v:imagedata r:id="rId117" o:title=""/>
          </v:shape>
          <o:OLEObject Type="Embed" ProgID="Equation.DSMT4" ShapeID="_x0000_i1077" DrawAspect="Content" ObjectID="_1201793200" r:id="rId118"/>
        </w:object>
      </w:r>
      <w:r w:rsidRPr="001969DC">
        <w:rPr>
          <w:sz w:val="22"/>
          <w:szCs w:val="22"/>
        </w:rPr>
        <w:t xml:space="preserve"> receive a</w:t>
      </w:r>
      <w:r>
        <w:rPr>
          <w:sz w:val="22"/>
          <w:szCs w:val="22"/>
        </w:rPr>
        <w:t xml:space="preserve"> </w:t>
      </w:r>
      <w:r w:rsidRPr="007C7605">
        <w:rPr>
          <w:position w:val="-10"/>
          <w:sz w:val="22"/>
          <w:szCs w:val="22"/>
        </w:rPr>
        <w:object w:dxaOrig="520" w:dyaOrig="300">
          <v:shape id="_x0000_i1078" type="#_x0000_t75" style="width:26pt;height:15.35pt" o:ole="">
            <v:imagedata r:id="rId119" o:title=""/>
          </v:shape>
          <o:OLEObject Type="Embed" ProgID="Equation.DSMT4" ShapeID="_x0000_i1078" DrawAspect="Content" ObjectID="_1201793201" r:id="rId120"/>
        </w:object>
      </w:r>
      <w:r w:rsidRPr="001969DC">
        <w:rPr>
          <w:sz w:val="22"/>
          <w:szCs w:val="22"/>
        </w:rPr>
        <w:t xml:space="preserve">. Vessels with </w:t>
      </w:r>
      <w:r w:rsidRPr="007C7605">
        <w:rPr>
          <w:position w:val="-4"/>
          <w:sz w:val="22"/>
          <w:szCs w:val="22"/>
        </w:rPr>
        <w:object w:dxaOrig="960" w:dyaOrig="240">
          <v:shape id="_x0000_i1079" type="#_x0000_t75" style="width:48pt;height:12pt" o:ole="">
            <v:imagedata r:id="rId121" o:title=""/>
          </v:shape>
          <o:OLEObject Type="Embed" ProgID="Equation.DSMT4" ShapeID="_x0000_i1079" DrawAspect="Content" ObjectID="_1201793202" r:id="rId122"/>
        </w:object>
      </w:r>
      <w:r w:rsidRPr="001969DC">
        <w:rPr>
          <w:sz w:val="22"/>
          <w:szCs w:val="22"/>
        </w:rPr>
        <w:t xml:space="preserve"> have</w:t>
      </w:r>
      <w:r>
        <w:rPr>
          <w:sz w:val="22"/>
          <w:szCs w:val="22"/>
        </w:rPr>
        <w:t xml:space="preserve"> </w:t>
      </w:r>
      <w:r w:rsidRPr="004E3E6C">
        <w:rPr>
          <w:position w:val="-10"/>
          <w:sz w:val="22"/>
          <w:szCs w:val="22"/>
        </w:rPr>
        <w:object w:dxaOrig="1219" w:dyaOrig="320">
          <v:shape id="_x0000_i1080" type="#_x0000_t75" style="width:60.65pt;height:16pt" o:ole="">
            <v:imagedata r:id="rId123" o:title=""/>
          </v:shape>
          <o:OLEObject Type="Embed" ProgID="Equation.DSMT4" ShapeID="_x0000_i1080" DrawAspect="Content" ObjectID="_1201793203" r:id="rId124"/>
        </w:object>
      </w:r>
      <w:r w:rsidRPr="001969DC">
        <w:rPr>
          <w:sz w:val="22"/>
          <w:szCs w:val="22"/>
        </w:rPr>
        <w:t>. Note that this penalty function provides equal incentive for the vast majority of vessels. Here, the incentive is directly related to the slope of the penalty function: a greater slope indicates a greater change in credit reallocation for the same change in bycatch rate.</w:t>
      </w:r>
    </w:p>
    <w:p w:rsidR="00E560D2" w:rsidRPr="001969DC" w:rsidRDefault="00E560D2" w:rsidP="00E560D2">
      <w:pPr>
        <w:numPr>
          <w:ins w:id="404" w:author="Keith Criddle" w:date="2009-11-28T16:07:00Z"/>
        </w:numPr>
        <w:spacing w:line="480" w:lineRule="auto"/>
        <w:ind w:left="360"/>
        <w:rPr>
          <w:sz w:val="22"/>
          <w:szCs w:val="22"/>
        </w:rPr>
      </w:pPr>
    </w:p>
    <w:p w:rsidR="00E560D2" w:rsidRPr="001969DC" w:rsidRDefault="002C01F6" w:rsidP="00E560D2">
      <w:pPr>
        <w:keepNext/>
        <w:spacing w:line="360" w:lineRule="auto"/>
        <w:jc w:val="center"/>
        <w:rPr>
          <w:sz w:val="22"/>
          <w:szCs w:val="22"/>
        </w:rPr>
      </w:pPr>
      <w:r>
        <w:rPr>
          <w:noProof/>
          <w:sz w:val="22"/>
          <w:szCs w:val="22"/>
          <w:lang w:bidi="ar-SA"/>
        </w:rPr>
        <w:drawing>
          <wp:inline distT="0" distB="0" distL="0" distR="0">
            <wp:extent cx="2743200" cy="1911985"/>
            <wp:effectExtent l="19050" t="0" r="0" b="0"/>
            <wp:docPr id="61" name="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
                    <pic:cNvPicPr>
                      <a:picLocks noChangeAspect="1" noChangeArrowheads="1"/>
                    </pic:cNvPicPr>
                  </pic:nvPicPr>
                  <pic:blipFill>
                    <a:blip r:embed="rId125"/>
                    <a:srcRect b="-240"/>
                    <a:stretch>
                      <a:fillRect/>
                    </a:stretch>
                  </pic:blipFill>
                  <pic:spPr bwMode="auto">
                    <a:xfrm>
                      <a:off x="0" y="0"/>
                      <a:ext cx="2743200" cy="1911985"/>
                    </a:xfrm>
                    <a:prstGeom prst="rect">
                      <a:avLst/>
                    </a:prstGeom>
                    <a:noFill/>
                    <a:ln w="9525">
                      <a:noFill/>
                      <a:miter lim="800000"/>
                      <a:headEnd/>
                      <a:tailEnd/>
                    </a:ln>
                  </pic:spPr>
                </pic:pic>
              </a:graphicData>
            </a:graphic>
          </wp:inline>
        </w:drawing>
      </w:r>
    </w:p>
    <w:p w:rsidR="00E560D2" w:rsidRPr="001969DC" w:rsidRDefault="00E560D2" w:rsidP="00E560D2">
      <w:pPr>
        <w:pStyle w:val="Caption"/>
        <w:spacing w:line="360" w:lineRule="auto"/>
        <w:ind w:left="720"/>
        <w:rPr>
          <w:b w:val="0"/>
          <w:sz w:val="22"/>
          <w:szCs w:val="22"/>
        </w:rPr>
      </w:pPr>
      <w:r w:rsidRPr="001969DC">
        <w:rPr>
          <w:sz w:val="22"/>
          <w:szCs w:val="22"/>
        </w:rPr>
        <w:t xml:space="preserve">Figure A- </w:t>
      </w:r>
      <w:r w:rsidR="0072426C" w:rsidRPr="001969DC">
        <w:rPr>
          <w:sz w:val="22"/>
          <w:szCs w:val="22"/>
        </w:rPr>
        <w:fldChar w:fldCharType="begin"/>
      </w:r>
      <w:r w:rsidRPr="001969DC">
        <w:rPr>
          <w:sz w:val="22"/>
          <w:szCs w:val="22"/>
        </w:rPr>
        <w:instrText xml:space="preserve"> SEQ Figure_A- \* ARABIC </w:instrText>
      </w:r>
      <w:r w:rsidR="0072426C" w:rsidRPr="001969DC">
        <w:rPr>
          <w:sz w:val="22"/>
          <w:szCs w:val="22"/>
        </w:rPr>
        <w:fldChar w:fldCharType="separate"/>
      </w:r>
      <w:r>
        <w:rPr>
          <w:noProof/>
          <w:sz w:val="22"/>
          <w:szCs w:val="22"/>
        </w:rPr>
        <w:t>1</w:t>
      </w:r>
      <w:r w:rsidR="0072426C" w:rsidRPr="001969DC">
        <w:rPr>
          <w:sz w:val="22"/>
          <w:szCs w:val="22"/>
        </w:rPr>
        <w:fldChar w:fldCharType="end"/>
      </w:r>
      <w:r w:rsidRPr="001969DC">
        <w:rPr>
          <w:sz w:val="22"/>
          <w:szCs w:val="22"/>
        </w:rPr>
        <w:t xml:space="preserve">. </w:t>
      </w:r>
      <w:r w:rsidRPr="001969DC">
        <w:rPr>
          <w:b w:val="0"/>
          <w:sz w:val="22"/>
          <w:szCs w:val="22"/>
        </w:rPr>
        <w:t xml:space="preserve">A linear penalty function truncated at z-scores of +2 and -2. Because the slope of the penalty function is equal for all </w:t>
      </w:r>
      <w:r w:rsidRPr="007C7605">
        <w:rPr>
          <w:b w:val="0"/>
          <w:i/>
          <w:sz w:val="22"/>
          <w:szCs w:val="22"/>
        </w:rPr>
        <w:t>z</w:t>
      </w:r>
      <w:r w:rsidRPr="001969DC">
        <w:rPr>
          <w:b w:val="0"/>
          <w:sz w:val="22"/>
          <w:szCs w:val="22"/>
        </w:rPr>
        <w:t>-scores, all vessels have equal incentive to reduce bycatch regardless of their position in the pack.</w:t>
      </w:r>
    </w:p>
    <w:p w:rsidR="00E560D2" w:rsidRPr="001969DC" w:rsidRDefault="00E560D2" w:rsidP="00E560D2">
      <w:pPr>
        <w:spacing w:line="480" w:lineRule="auto"/>
        <w:rPr>
          <w:sz w:val="22"/>
          <w:szCs w:val="22"/>
        </w:rPr>
      </w:pPr>
    </w:p>
    <w:p w:rsidR="00E560D2" w:rsidRPr="001969DC" w:rsidRDefault="00E560D2" w:rsidP="00E560D2">
      <w:pPr>
        <w:spacing w:line="480" w:lineRule="auto"/>
        <w:ind w:left="360"/>
        <w:rPr>
          <w:sz w:val="22"/>
          <w:szCs w:val="22"/>
        </w:rPr>
      </w:pPr>
      <w:r w:rsidRPr="001969DC">
        <w:rPr>
          <w:sz w:val="22"/>
          <w:szCs w:val="22"/>
        </w:rPr>
        <w:t xml:space="preserve">An alternative penalty function was considered that uses each vessel’s </w:t>
      </w:r>
      <w:r w:rsidRPr="007C7605">
        <w:rPr>
          <w:i/>
          <w:sz w:val="22"/>
          <w:szCs w:val="22"/>
        </w:rPr>
        <w:t>z</w:t>
      </w:r>
      <w:r w:rsidRPr="001969DC">
        <w:rPr>
          <w:sz w:val="22"/>
          <w:szCs w:val="22"/>
        </w:rPr>
        <w:t xml:space="preserve">-score to compute a cumulative </w:t>
      </w:r>
      <w:r w:rsidRPr="007C7605">
        <w:rPr>
          <w:i/>
          <w:sz w:val="22"/>
          <w:szCs w:val="22"/>
        </w:rPr>
        <w:t>p</w:t>
      </w:r>
      <w:r w:rsidRPr="001969DC">
        <w:rPr>
          <w:sz w:val="22"/>
          <w:szCs w:val="22"/>
        </w:rPr>
        <w:t xml:space="preserve">-value based on a normal distribution. This penalty function would create the highest incentives in any year to the most vessels. These are the vessels in the middle of the pack can move up and down in </w:t>
      </w:r>
      <w:r w:rsidRPr="007C7605">
        <w:rPr>
          <w:i/>
          <w:sz w:val="22"/>
          <w:szCs w:val="22"/>
        </w:rPr>
        <w:t>Q</w:t>
      </w:r>
      <w:r w:rsidRPr="001969DC">
        <w:rPr>
          <w:sz w:val="22"/>
          <w:szCs w:val="22"/>
        </w:rPr>
        <w:t xml:space="preserve"> value more quickly than those at the extremes. It also protects vessels that are at the extremes (in particular the lower extreme of high encounter rates). This is a way to helping to buffer against bad luck. That is, with this form of </w:t>
      </w:r>
      <w:r w:rsidRPr="007C7605">
        <w:rPr>
          <w:i/>
          <w:sz w:val="22"/>
          <w:szCs w:val="22"/>
        </w:rPr>
        <w:t>Q</w:t>
      </w:r>
      <w:r w:rsidRPr="001969DC">
        <w:rPr>
          <w:sz w:val="22"/>
          <w:szCs w:val="22"/>
        </w:rPr>
        <w:t xml:space="preserve"> incentive to improve is large for the most vessels, and </w:t>
      </w:r>
      <w:r>
        <w:rPr>
          <w:sz w:val="22"/>
          <w:szCs w:val="22"/>
        </w:rPr>
        <w:t>“</w:t>
      </w:r>
      <w:r w:rsidRPr="001969DC">
        <w:rPr>
          <w:sz w:val="22"/>
          <w:szCs w:val="22"/>
        </w:rPr>
        <w:t>occasional</w:t>
      </w:r>
      <w:r>
        <w:rPr>
          <w:sz w:val="22"/>
          <w:szCs w:val="22"/>
        </w:rPr>
        <w:t>”</w:t>
      </w:r>
      <w:r w:rsidRPr="001969DC">
        <w:rPr>
          <w:sz w:val="22"/>
          <w:szCs w:val="22"/>
        </w:rPr>
        <w:t xml:space="preserve"> accidents are buffered. The main disadvantage is that it exposes the average player to more variation. More incentive and more variation are two sides of the same coin.</w:t>
      </w:r>
    </w:p>
    <w:p w:rsidR="00E560D2" w:rsidRPr="001969DC" w:rsidRDefault="00E560D2" w:rsidP="00E560D2">
      <w:pPr>
        <w:spacing w:line="480" w:lineRule="auto"/>
        <w:ind w:left="360"/>
        <w:rPr>
          <w:sz w:val="22"/>
          <w:szCs w:val="22"/>
        </w:rPr>
      </w:pPr>
    </w:p>
    <w:p w:rsidR="00E560D2" w:rsidRPr="001969DC" w:rsidRDefault="002C01F6" w:rsidP="00E560D2">
      <w:pPr>
        <w:keepNext/>
        <w:spacing w:line="360" w:lineRule="auto"/>
        <w:jc w:val="center"/>
        <w:rPr>
          <w:sz w:val="22"/>
          <w:szCs w:val="22"/>
        </w:rPr>
      </w:pPr>
      <w:r>
        <w:rPr>
          <w:noProof/>
          <w:sz w:val="22"/>
          <w:szCs w:val="22"/>
          <w:lang w:bidi="ar-SA"/>
        </w:rPr>
        <w:drawing>
          <wp:inline distT="0" distB="0" distL="0" distR="0">
            <wp:extent cx="2743200" cy="1911985"/>
            <wp:effectExtent l="19050" t="0" r="0" b="0"/>
            <wp:docPr id="62" name="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3"/>
                    <pic:cNvPicPr>
                      <a:picLocks noChangeAspect="1" noChangeArrowheads="1"/>
                    </pic:cNvPicPr>
                  </pic:nvPicPr>
                  <pic:blipFill>
                    <a:blip r:embed="rId126"/>
                    <a:srcRect b="-240"/>
                    <a:stretch>
                      <a:fillRect/>
                    </a:stretch>
                  </pic:blipFill>
                  <pic:spPr bwMode="auto">
                    <a:xfrm>
                      <a:off x="0" y="0"/>
                      <a:ext cx="2743200" cy="1911985"/>
                    </a:xfrm>
                    <a:prstGeom prst="rect">
                      <a:avLst/>
                    </a:prstGeom>
                    <a:noFill/>
                    <a:ln w="9525">
                      <a:noFill/>
                      <a:miter lim="800000"/>
                      <a:headEnd/>
                      <a:tailEnd/>
                    </a:ln>
                  </pic:spPr>
                </pic:pic>
              </a:graphicData>
            </a:graphic>
          </wp:inline>
        </w:drawing>
      </w:r>
    </w:p>
    <w:p w:rsidR="00E560D2" w:rsidRPr="001969DC" w:rsidRDefault="00E560D2" w:rsidP="00E560D2">
      <w:pPr>
        <w:pStyle w:val="Caption"/>
        <w:spacing w:line="360" w:lineRule="auto"/>
        <w:ind w:left="720"/>
        <w:rPr>
          <w:sz w:val="22"/>
          <w:szCs w:val="22"/>
        </w:rPr>
      </w:pPr>
      <w:r w:rsidRPr="001969DC">
        <w:rPr>
          <w:sz w:val="22"/>
          <w:szCs w:val="22"/>
        </w:rPr>
        <w:t xml:space="preserve">Figure A- </w:t>
      </w:r>
      <w:r w:rsidR="0072426C" w:rsidRPr="001969DC">
        <w:rPr>
          <w:sz w:val="22"/>
          <w:szCs w:val="22"/>
        </w:rPr>
        <w:fldChar w:fldCharType="begin"/>
      </w:r>
      <w:r w:rsidRPr="001969DC">
        <w:rPr>
          <w:sz w:val="22"/>
          <w:szCs w:val="22"/>
        </w:rPr>
        <w:instrText xml:space="preserve"> SEQ Figure_A- \* ARABIC </w:instrText>
      </w:r>
      <w:r w:rsidR="0072426C" w:rsidRPr="001969DC">
        <w:rPr>
          <w:sz w:val="22"/>
          <w:szCs w:val="22"/>
        </w:rPr>
        <w:fldChar w:fldCharType="separate"/>
      </w:r>
      <w:r>
        <w:rPr>
          <w:noProof/>
          <w:sz w:val="22"/>
          <w:szCs w:val="22"/>
        </w:rPr>
        <w:t>2</w:t>
      </w:r>
      <w:r w:rsidR="0072426C" w:rsidRPr="001969DC">
        <w:rPr>
          <w:sz w:val="22"/>
          <w:szCs w:val="22"/>
        </w:rPr>
        <w:fldChar w:fldCharType="end"/>
      </w:r>
      <w:r w:rsidRPr="001969DC">
        <w:rPr>
          <w:sz w:val="22"/>
          <w:szCs w:val="22"/>
        </w:rPr>
        <w:t xml:space="preserve">. </w:t>
      </w:r>
      <w:r w:rsidRPr="001969DC">
        <w:rPr>
          <w:b w:val="0"/>
          <w:sz w:val="22"/>
          <w:szCs w:val="22"/>
        </w:rPr>
        <w:t xml:space="preserve">A penalty function computed as the cumulative </w:t>
      </w:r>
      <w:r w:rsidRPr="007C7605">
        <w:rPr>
          <w:b w:val="0"/>
          <w:i/>
          <w:sz w:val="22"/>
          <w:szCs w:val="22"/>
        </w:rPr>
        <w:t>p</w:t>
      </w:r>
      <w:r w:rsidRPr="001969DC">
        <w:rPr>
          <w:b w:val="0"/>
          <w:sz w:val="22"/>
          <w:szCs w:val="22"/>
        </w:rPr>
        <w:t xml:space="preserve">-value of the </w:t>
      </w:r>
      <w:r w:rsidRPr="007C7605">
        <w:rPr>
          <w:b w:val="0"/>
          <w:i/>
          <w:sz w:val="22"/>
          <w:szCs w:val="22"/>
        </w:rPr>
        <w:t>z</w:t>
      </w:r>
      <w:r w:rsidRPr="001969DC">
        <w:rPr>
          <w:b w:val="0"/>
          <w:sz w:val="22"/>
          <w:szCs w:val="22"/>
        </w:rPr>
        <w:t>-score. The slope is highest in the middle</w:t>
      </w:r>
      <w:r>
        <w:rPr>
          <w:b w:val="0"/>
          <w:sz w:val="22"/>
          <w:szCs w:val="22"/>
        </w:rPr>
        <w:t>,</w:t>
      </w:r>
      <w:r w:rsidRPr="001969DC">
        <w:rPr>
          <w:b w:val="0"/>
          <w:sz w:val="22"/>
          <w:szCs w:val="22"/>
        </w:rPr>
        <w:t xml:space="preserve"> therefore the </w:t>
      </w:r>
      <w:r>
        <w:rPr>
          <w:b w:val="0"/>
          <w:sz w:val="22"/>
          <w:szCs w:val="22"/>
        </w:rPr>
        <w:t xml:space="preserve">incentives are </w:t>
      </w:r>
      <w:r w:rsidRPr="001969DC">
        <w:rPr>
          <w:b w:val="0"/>
          <w:sz w:val="22"/>
          <w:szCs w:val="22"/>
        </w:rPr>
        <w:t>largest for vessels in the middle of the pack.</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 xml:space="preserve">Another possibility is to construct a function for </w:t>
      </w:r>
      <w:r w:rsidRPr="007C7605">
        <w:rPr>
          <w:i/>
          <w:sz w:val="22"/>
          <w:szCs w:val="22"/>
        </w:rPr>
        <w:t>Q</w:t>
      </w:r>
      <w:r w:rsidRPr="001969DC">
        <w:rPr>
          <w:sz w:val="22"/>
          <w:szCs w:val="22"/>
        </w:rPr>
        <w:t xml:space="preserve"> that is flat in the middle so that average vessels will see very little change (the fleet will have less incentive) and so that the extreme bad luck year is more </w:t>
      </w:r>
      <w:r>
        <w:rPr>
          <w:sz w:val="22"/>
          <w:szCs w:val="22"/>
        </w:rPr>
        <w:t>heavi</w:t>
      </w:r>
      <w:r w:rsidRPr="001969DC">
        <w:rPr>
          <w:sz w:val="22"/>
          <w:szCs w:val="22"/>
        </w:rPr>
        <w:t xml:space="preserve">ly penalized. The advantage of this kind of function is that it will dampen the effects of random chance for the middle of the pack but at the cost of creating less incentive for the pack as a whole to improve. </w:t>
      </w:r>
      <w:r>
        <w:rPr>
          <w:sz w:val="22"/>
          <w:szCs w:val="22"/>
        </w:rPr>
        <w:t>T</w:t>
      </w:r>
      <w:r w:rsidRPr="001969DC">
        <w:rPr>
          <w:sz w:val="22"/>
          <w:szCs w:val="22"/>
        </w:rPr>
        <w:t xml:space="preserve">inkering with </w:t>
      </w:r>
      <w:r w:rsidRPr="007C7605">
        <w:rPr>
          <w:i/>
          <w:sz w:val="22"/>
          <w:szCs w:val="22"/>
        </w:rPr>
        <w:t>Q</w:t>
      </w:r>
      <w:r w:rsidRPr="001969DC">
        <w:rPr>
          <w:sz w:val="22"/>
          <w:szCs w:val="22"/>
        </w:rPr>
        <w:t xml:space="preserve"> makes more sense in systems that lack a legacy component to help buffer random events. Though modifying </w:t>
      </w:r>
      <w:r w:rsidRPr="007C7605">
        <w:rPr>
          <w:i/>
          <w:sz w:val="22"/>
          <w:szCs w:val="22"/>
        </w:rPr>
        <w:t>Q</w:t>
      </w:r>
      <w:r w:rsidRPr="001969DC">
        <w:rPr>
          <w:sz w:val="22"/>
          <w:szCs w:val="22"/>
        </w:rPr>
        <w:t xml:space="preserve"> might merit additional exp</w:t>
      </w:r>
      <w:r>
        <w:rPr>
          <w:sz w:val="22"/>
          <w:szCs w:val="22"/>
        </w:rPr>
        <w:t>lor</w:t>
      </w:r>
      <w:r w:rsidRPr="001969DC">
        <w:rPr>
          <w:sz w:val="22"/>
          <w:szCs w:val="22"/>
        </w:rPr>
        <w:t xml:space="preserve">ation, the main idea is to create incentives to shift the whole fleet over to have lower bycatch from year to year. That said, the real issue is not so much what the </w:t>
      </w:r>
      <w:r w:rsidRPr="007C7605">
        <w:rPr>
          <w:i/>
          <w:sz w:val="22"/>
          <w:szCs w:val="22"/>
        </w:rPr>
        <w:t>p</w:t>
      </w:r>
      <w:r w:rsidRPr="001969DC">
        <w:rPr>
          <w:sz w:val="22"/>
          <w:szCs w:val="22"/>
        </w:rPr>
        <w:t xml:space="preserve">-value is (how sensitive it is to changes in </w:t>
      </w:r>
      <w:r w:rsidRPr="007C7605">
        <w:rPr>
          <w:i/>
          <w:sz w:val="22"/>
          <w:szCs w:val="22"/>
        </w:rPr>
        <w:t>z</w:t>
      </w:r>
      <w:r w:rsidRPr="001969DC">
        <w:rPr>
          <w:sz w:val="22"/>
          <w:szCs w:val="22"/>
        </w:rPr>
        <w:t xml:space="preserve">-score) but how the </w:t>
      </w:r>
      <w:r>
        <w:rPr>
          <w:sz w:val="22"/>
          <w:szCs w:val="22"/>
        </w:rPr>
        <w:t>“</w:t>
      </w:r>
      <w:r w:rsidRPr="001969DC">
        <w:rPr>
          <w:sz w:val="22"/>
          <w:szCs w:val="22"/>
        </w:rPr>
        <w:t>allocation</w:t>
      </w:r>
      <w:r>
        <w:rPr>
          <w:sz w:val="22"/>
          <w:szCs w:val="22"/>
        </w:rPr>
        <w:t>”</w:t>
      </w:r>
      <w:r w:rsidRPr="001969DC">
        <w:rPr>
          <w:sz w:val="22"/>
          <w:szCs w:val="22"/>
        </w:rPr>
        <w:t xml:space="preserve"> actually varies, and the legacy system gives some buffering capacity there.</w:t>
      </w:r>
    </w:p>
    <w:p w:rsidR="00E560D2" w:rsidRPr="001969DC" w:rsidRDefault="00E560D2" w:rsidP="00E560D2">
      <w:pPr>
        <w:spacing w:line="480" w:lineRule="auto"/>
        <w:ind w:left="360"/>
        <w:rPr>
          <w:sz w:val="22"/>
          <w:szCs w:val="22"/>
        </w:rPr>
      </w:pPr>
    </w:p>
    <w:p w:rsidR="00E560D2" w:rsidRPr="001969DC" w:rsidRDefault="00E560D2" w:rsidP="00E560D2">
      <w:pPr>
        <w:tabs>
          <w:tab w:val="left" w:pos="360"/>
        </w:tabs>
        <w:spacing w:line="480" w:lineRule="auto"/>
        <w:outlineLvl w:val="0"/>
        <w:rPr>
          <w:sz w:val="22"/>
          <w:szCs w:val="22"/>
        </w:rPr>
      </w:pPr>
      <w:r>
        <w:rPr>
          <w:sz w:val="22"/>
          <w:szCs w:val="22"/>
        </w:rPr>
        <w:t>4)</w:t>
      </w:r>
      <w:r>
        <w:rPr>
          <w:sz w:val="22"/>
          <w:szCs w:val="22"/>
        </w:rPr>
        <w:tab/>
      </w:r>
      <w:r w:rsidRPr="001969DC">
        <w:rPr>
          <w:sz w:val="22"/>
          <w:szCs w:val="22"/>
        </w:rPr>
        <w:t xml:space="preserve">Computation of </w:t>
      </w:r>
      <w:r w:rsidRPr="007C7605">
        <w:rPr>
          <w:i/>
          <w:sz w:val="22"/>
          <w:szCs w:val="22"/>
        </w:rPr>
        <w:t>z</w:t>
      </w:r>
      <w:r w:rsidRPr="001969DC">
        <w:rPr>
          <w:sz w:val="22"/>
          <w:szCs w:val="22"/>
        </w:rPr>
        <w:t>-scores:</w:t>
      </w:r>
    </w:p>
    <w:p w:rsidR="00E560D2" w:rsidRPr="001969DC" w:rsidRDefault="00E560D2" w:rsidP="00E560D2">
      <w:pPr>
        <w:spacing w:line="480" w:lineRule="auto"/>
        <w:ind w:left="360"/>
        <w:rPr>
          <w:sz w:val="22"/>
          <w:szCs w:val="22"/>
        </w:rPr>
      </w:pPr>
      <w:r w:rsidRPr="001969DC">
        <w:rPr>
          <w:sz w:val="22"/>
          <w:szCs w:val="22"/>
        </w:rPr>
        <w:t>The variance in bycatch rates between vessels can be attributed in part t</w:t>
      </w:r>
      <w:r w:rsidRPr="007C7605">
        <w:rPr>
          <w:sz w:val="22"/>
          <w:szCs w:val="22"/>
        </w:rPr>
        <w:t xml:space="preserve">o chance encounters with patchy pockets of Chinook salmon (which is related in part to sample size effects or sampling variation and vessel size), and in part to </w:t>
      </w:r>
      <w:r>
        <w:rPr>
          <w:sz w:val="22"/>
          <w:szCs w:val="22"/>
        </w:rPr>
        <w:t>choices</w:t>
      </w:r>
      <w:r w:rsidRPr="007C7605">
        <w:rPr>
          <w:sz w:val="22"/>
          <w:szCs w:val="22"/>
        </w:rPr>
        <w:t xml:space="preserve"> by vessel</w:t>
      </w:r>
      <w:r>
        <w:rPr>
          <w:sz w:val="22"/>
          <w:szCs w:val="22"/>
        </w:rPr>
        <w:t xml:space="preserve"> operator</w:t>
      </w:r>
      <w:r w:rsidRPr="007C7605">
        <w:rPr>
          <w:sz w:val="22"/>
          <w:szCs w:val="22"/>
        </w:rPr>
        <w:t xml:space="preserve">s that </w:t>
      </w:r>
      <w:r w:rsidRPr="001969DC">
        <w:rPr>
          <w:sz w:val="22"/>
          <w:szCs w:val="22"/>
        </w:rPr>
        <w:t>appear to directly influence bycatch rate</w:t>
      </w:r>
      <w:r>
        <w:rPr>
          <w:sz w:val="22"/>
          <w:szCs w:val="22"/>
        </w:rPr>
        <w:t>s (caution in gear deployment, towing speed, choice of fishing l</w:t>
      </w:r>
      <w:r w:rsidRPr="001969DC">
        <w:rPr>
          <w:sz w:val="22"/>
          <w:szCs w:val="22"/>
        </w:rPr>
        <w:t>ocation, timing etc).</w:t>
      </w:r>
    </w:p>
    <w:p w:rsidR="00E560D2" w:rsidRPr="001969DC" w:rsidRDefault="00E560D2" w:rsidP="00E560D2">
      <w:pPr>
        <w:spacing w:line="480" w:lineRule="auto"/>
        <w:ind w:left="360"/>
        <w:rPr>
          <w:sz w:val="22"/>
          <w:szCs w:val="22"/>
        </w:rPr>
      </w:pPr>
    </w:p>
    <w:p w:rsidR="00E560D2" w:rsidRPr="001969DC" w:rsidRDefault="00E560D2" w:rsidP="00E560D2">
      <w:pPr>
        <w:tabs>
          <w:tab w:val="left" w:pos="360"/>
        </w:tabs>
        <w:spacing w:line="480" w:lineRule="auto"/>
        <w:ind w:left="360"/>
        <w:rPr>
          <w:sz w:val="22"/>
          <w:szCs w:val="22"/>
        </w:rPr>
      </w:pPr>
      <w:r w:rsidRPr="001969DC">
        <w:rPr>
          <w:sz w:val="22"/>
          <w:szCs w:val="22"/>
        </w:rPr>
        <w:t xml:space="preserve">One reasonable expectation of the </w:t>
      </w:r>
      <w:del w:id="405" w:author="George Sugihara" w:date="2010-02-17T18:18:00Z">
        <w:r w:rsidDel="001B35B5">
          <w:rPr>
            <w:sz w:val="22"/>
            <w:szCs w:val="22"/>
          </w:rPr>
          <w:delText>MIP</w:delText>
        </w:r>
      </w:del>
      <w:ins w:id="406" w:author="George Sugihara" w:date="2010-02-17T18:18:00Z">
        <w:r w:rsidR="001B35B5">
          <w:rPr>
            <w:sz w:val="22"/>
            <w:szCs w:val="22"/>
          </w:rPr>
          <w:t>CIP</w:t>
        </w:r>
      </w:ins>
      <w:r w:rsidRPr="001969DC">
        <w:rPr>
          <w:sz w:val="22"/>
          <w:szCs w:val="22"/>
        </w:rPr>
        <w:t xml:space="preserve"> is for the distribution of bycatch rates among vessels to decrease over time as vessels exploit the same behavioral changes to reduce bycatch rates. A larger proportion of the variation in bycatch rates would then be due to random chance and not intentional behavior on the part of vessels. Since </w:t>
      </w:r>
      <w:r w:rsidRPr="007C7605">
        <w:rPr>
          <w:i/>
          <w:sz w:val="22"/>
          <w:szCs w:val="22"/>
        </w:rPr>
        <w:t>z</w:t>
      </w:r>
      <w:r w:rsidRPr="001969DC">
        <w:rPr>
          <w:sz w:val="22"/>
          <w:szCs w:val="22"/>
        </w:rPr>
        <w:t xml:space="preserve">-scores are scaled to the standard deviation of the bycatch rates, large fluctuations in </w:t>
      </w:r>
      <w:r w:rsidRPr="007C7605">
        <w:rPr>
          <w:i/>
          <w:sz w:val="22"/>
          <w:szCs w:val="22"/>
        </w:rPr>
        <w:t>z</w:t>
      </w:r>
      <w:r w:rsidRPr="001969DC">
        <w:rPr>
          <w:sz w:val="22"/>
          <w:szCs w:val="22"/>
        </w:rPr>
        <w:t xml:space="preserve">-scores may </w:t>
      </w:r>
      <w:r>
        <w:rPr>
          <w:sz w:val="22"/>
          <w:szCs w:val="22"/>
        </w:rPr>
        <w:t>occur</w:t>
      </w:r>
      <w:r w:rsidRPr="001969DC">
        <w:rPr>
          <w:sz w:val="22"/>
          <w:szCs w:val="22"/>
        </w:rPr>
        <w:t xml:space="preserve"> due to random chance. To mitigate this problem, we use an estimated standard deviation based upon a sector-wide bycatch rate. (equivalent to a weighted average of individual vessel’s bycatch rates) This calculation is based on historical data across the Inshore Catcher-Vessel sector, the Mothership sector, and the Catcher-Processor sector. (</w:t>
      </w:r>
      <w:fldSimple w:instr=" REF _Ref220714206 \h  \* MERGEFORMAT ">
        <w:r w:rsidRPr="001969DC">
          <w:rPr>
            <w:sz w:val="22"/>
            <w:szCs w:val="22"/>
          </w:rPr>
          <w:t xml:space="preserve">Figure A- </w:t>
        </w:r>
        <w:r>
          <w:rPr>
            <w:noProof/>
            <w:sz w:val="22"/>
            <w:szCs w:val="22"/>
          </w:rPr>
          <w:t>3</w:t>
        </w:r>
      </w:fldSimple>
      <w:r w:rsidRPr="001969DC">
        <w:rPr>
          <w:sz w:val="22"/>
          <w:szCs w:val="22"/>
        </w:rPr>
        <w:t>)</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Because small vessels are subject to more sampling error (</w:t>
      </w:r>
      <w:fldSimple w:instr=" REF _Ref220714240 \h  \* MERGEFORMAT ">
        <w:r w:rsidRPr="001969DC">
          <w:rPr>
            <w:sz w:val="22"/>
            <w:szCs w:val="22"/>
          </w:rPr>
          <w:t xml:space="preserve">Figure A- </w:t>
        </w:r>
        <w:r>
          <w:rPr>
            <w:noProof/>
            <w:sz w:val="22"/>
            <w:szCs w:val="22"/>
          </w:rPr>
          <w:t>4</w:t>
        </w:r>
      </w:fldSimple>
      <w:r w:rsidRPr="001969DC">
        <w:rPr>
          <w:sz w:val="22"/>
          <w:szCs w:val="22"/>
        </w:rPr>
        <w:t>), we also use a corrected standard deviation to reduce the effects of random noise due to vessel size. This random noise varies with the inverse square root of 1 + pollock allocation %. Thus, we correct standard deviation in the following way:</w:t>
      </w:r>
    </w:p>
    <w:p w:rsidR="00E560D2" w:rsidRPr="001969DC" w:rsidRDefault="00E560D2" w:rsidP="00E560D2">
      <w:pPr>
        <w:spacing w:line="480" w:lineRule="auto"/>
        <w:ind w:left="360"/>
        <w:jc w:val="center"/>
        <w:rPr>
          <w:sz w:val="22"/>
          <w:szCs w:val="22"/>
        </w:rPr>
      </w:pPr>
      <w:r w:rsidRPr="007C7605">
        <w:rPr>
          <w:position w:val="-12"/>
          <w:sz w:val="22"/>
          <w:szCs w:val="22"/>
        </w:rPr>
        <w:object w:dxaOrig="6920" w:dyaOrig="380">
          <v:shape id="_x0000_i1081" type="#_x0000_t75" style="width:345.35pt;height:18.65pt" o:ole="">
            <v:imagedata r:id="rId127" o:title=""/>
          </v:shape>
          <o:OLEObject Type="Embed" ProgID="Equation.DSMT4" ShapeID="_x0000_i1081" DrawAspect="Content" ObjectID="_1201793204" r:id="rId128"/>
        </w:object>
      </w:r>
    </w:p>
    <w:p w:rsidR="00E560D2" w:rsidRPr="007C7605" w:rsidRDefault="00E560D2" w:rsidP="00E560D2">
      <w:pPr>
        <w:spacing w:line="480" w:lineRule="auto"/>
        <w:ind w:left="360"/>
        <w:rPr>
          <w:sz w:val="22"/>
          <w:szCs w:val="22"/>
        </w:rPr>
      </w:pPr>
      <w:r w:rsidRPr="007C7605">
        <w:rPr>
          <w:sz w:val="22"/>
          <w:szCs w:val="22"/>
        </w:rPr>
        <w:t xml:space="preserve">This adjusted standard deviation is then used to calculate the </w:t>
      </w:r>
      <w:r w:rsidRPr="007C7605">
        <w:rPr>
          <w:i/>
          <w:sz w:val="22"/>
          <w:szCs w:val="22"/>
        </w:rPr>
        <w:t>z</w:t>
      </w:r>
      <w:r w:rsidRPr="007C7605">
        <w:rPr>
          <w:sz w:val="22"/>
          <w:szCs w:val="22"/>
        </w:rPr>
        <w:t xml:space="preserve">-score for vessel </w:t>
      </w:r>
      <w:r w:rsidRPr="007C7605">
        <w:rPr>
          <w:i/>
          <w:sz w:val="22"/>
          <w:szCs w:val="22"/>
        </w:rPr>
        <w:t>i</w:t>
      </w:r>
      <w:r w:rsidRPr="007C7605">
        <w:rPr>
          <w:sz w:val="22"/>
          <w:szCs w:val="22"/>
        </w:rPr>
        <w:t>:</w:t>
      </w:r>
    </w:p>
    <w:p w:rsidR="00E560D2" w:rsidRPr="001969DC" w:rsidRDefault="00E560D2" w:rsidP="00E560D2">
      <w:pPr>
        <w:spacing w:line="480" w:lineRule="auto"/>
        <w:ind w:left="360"/>
        <w:jc w:val="center"/>
        <w:rPr>
          <w:sz w:val="22"/>
          <w:szCs w:val="22"/>
        </w:rPr>
      </w:pPr>
      <w:r w:rsidRPr="007C7605">
        <w:rPr>
          <w:position w:val="-12"/>
          <w:sz w:val="22"/>
          <w:szCs w:val="22"/>
          <w:vertAlign w:val="subscript"/>
        </w:rPr>
        <w:object w:dxaOrig="5260" w:dyaOrig="360">
          <v:shape id="_x0000_i1082" type="#_x0000_t75" style="width:263.35pt;height:18pt" o:ole="">
            <v:imagedata r:id="rId129" o:title=""/>
          </v:shape>
          <o:OLEObject Type="Embed" ProgID="Equation.DSMT4" ShapeID="_x0000_i1082" DrawAspect="Content" ObjectID="_1201793205" r:id="rId130"/>
        </w:object>
      </w:r>
    </w:p>
    <w:p w:rsidR="00E560D2" w:rsidRDefault="00E560D2" w:rsidP="00E560D2">
      <w:pPr>
        <w:spacing w:line="480" w:lineRule="auto"/>
        <w:ind w:left="360"/>
        <w:rPr>
          <w:sz w:val="22"/>
          <w:szCs w:val="22"/>
        </w:rPr>
      </w:pPr>
      <w:r w:rsidRPr="001969DC">
        <w:rPr>
          <w:sz w:val="22"/>
          <w:szCs w:val="22"/>
        </w:rPr>
        <w:t xml:space="preserve">Note that this calculation for </w:t>
      </w:r>
      <w:r w:rsidRPr="007C7605">
        <w:rPr>
          <w:i/>
          <w:sz w:val="22"/>
          <w:szCs w:val="22"/>
        </w:rPr>
        <w:t>z</w:t>
      </w:r>
      <w:r w:rsidRPr="001969DC">
        <w:rPr>
          <w:sz w:val="22"/>
          <w:szCs w:val="22"/>
        </w:rPr>
        <w:t xml:space="preserve">-score is of the opposite sign of the traditional calculation of </w:t>
      </w:r>
      <w:r w:rsidRPr="007C7605">
        <w:rPr>
          <w:i/>
          <w:sz w:val="22"/>
          <w:szCs w:val="22"/>
        </w:rPr>
        <w:t>z</w:t>
      </w:r>
      <w:r w:rsidRPr="001969DC">
        <w:rPr>
          <w:sz w:val="22"/>
          <w:szCs w:val="22"/>
        </w:rPr>
        <w:t xml:space="preserve">-scores. Thus, high bycatch rates (corresponding to poor performing vessels) map to negative </w:t>
      </w:r>
      <w:r w:rsidRPr="007C7605">
        <w:rPr>
          <w:i/>
          <w:sz w:val="22"/>
          <w:szCs w:val="22"/>
        </w:rPr>
        <w:t>z</w:t>
      </w:r>
      <w:r w:rsidRPr="001969DC">
        <w:rPr>
          <w:sz w:val="22"/>
          <w:szCs w:val="22"/>
        </w:rPr>
        <w:t xml:space="preserve">-scores and low bycatch rates (corresponding to the best performing vessels) map to positive </w:t>
      </w:r>
      <w:r w:rsidRPr="007C7605">
        <w:rPr>
          <w:i/>
          <w:sz w:val="22"/>
          <w:szCs w:val="22"/>
        </w:rPr>
        <w:t>z</w:t>
      </w:r>
      <w:r w:rsidRPr="001969DC">
        <w:rPr>
          <w:sz w:val="22"/>
          <w:szCs w:val="22"/>
        </w:rPr>
        <w:t>-scores.</w:t>
      </w:r>
    </w:p>
    <w:p w:rsidR="00E560D2" w:rsidRPr="001969DC" w:rsidRDefault="00E560D2" w:rsidP="00E560D2">
      <w:pPr>
        <w:spacing w:line="480" w:lineRule="auto"/>
        <w:ind w:left="360"/>
        <w:rPr>
          <w:sz w:val="22"/>
          <w:szCs w:val="22"/>
        </w:rPr>
      </w:pPr>
    </w:p>
    <w:p w:rsidR="00E560D2" w:rsidRPr="001969DC" w:rsidRDefault="002C01F6" w:rsidP="00E560D2">
      <w:pPr>
        <w:keepNext/>
        <w:spacing w:line="360" w:lineRule="auto"/>
        <w:jc w:val="center"/>
        <w:rPr>
          <w:noProof/>
          <w:sz w:val="22"/>
          <w:szCs w:val="22"/>
        </w:rPr>
      </w:pPr>
      <w:r>
        <w:rPr>
          <w:noProof/>
          <w:sz w:val="22"/>
          <w:szCs w:val="22"/>
          <w:lang w:bidi="ar-SA"/>
        </w:rPr>
        <w:drawing>
          <wp:inline distT="0" distB="0" distL="0" distR="0">
            <wp:extent cx="2743200" cy="1778635"/>
            <wp:effectExtent l="19050" t="0" r="0" b="0"/>
            <wp:docPr id="65" name="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4"/>
                    <pic:cNvPicPr>
                      <a:picLocks noChangeAspect="1" noChangeArrowheads="1"/>
                    </pic:cNvPicPr>
                  </pic:nvPicPr>
                  <pic:blipFill>
                    <a:blip r:embed="rId131"/>
                    <a:srcRect/>
                    <a:stretch>
                      <a:fillRect/>
                    </a:stretch>
                  </pic:blipFill>
                  <pic:spPr bwMode="auto">
                    <a:xfrm>
                      <a:off x="0" y="0"/>
                      <a:ext cx="2743200" cy="1778635"/>
                    </a:xfrm>
                    <a:prstGeom prst="rect">
                      <a:avLst/>
                    </a:prstGeom>
                    <a:noFill/>
                    <a:ln w="9525">
                      <a:noFill/>
                      <a:miter lim="800000"/>
                      <a:headEnd/>
                      <a:tailEnd/>
                    </a:ln>
                  </pic:spPr>
                </pic:pic>
              </a:graphicData>
            </a:graphic>
          </wp:inline>
        </w:drawing>
      </w:r>
    </w:p>
    <w:p w:rsidR="00E560D2" w:rsidRPr="001969DC" w:rsidRDefault="00E560D2" w:rsidP="00E560D2">
      <w:pPr>
        <w:pStyle w:val="Caption"/>
        <w:spacing w:line="360" w:lineRule="auto"/>
        <w:ind w:left="720"/>
        <w:rPr>
          <w:b w:val="0"/>
          <w:sz w:val="22"/>
          <w:szCs w:val="22"/>
        </w:rPr>
      </w:pPr>
      <w:bookmarkStart w:id="407" w:name="_Ref220714206"/>
      <w:r w:rsidRPr="001969DC">
        <w:rPr>
          <w:sz w:val="22"/>
          <w:szCs w:val="22"/>
        </w:rPr>
        <w:t xml:space="preserve">Figure A- </w:t>
      </w:r>
      <w:r w:rsidR="0072426C" w:rsidRPr="001969DC">
        <w:rPr>
          <w:sz w:val="22"/>
          <w:szCs w:val="22"/>
        </w:rPr>
        <w:fldChar w:fldCharType="begin"/>
      </w:r>
      <w:r w:rsidRPr="001969DC">
        <w:rPr>
          <w:sz w:val="22"/>
          <w:szCs w:val="22"/>
        </w:rPr>
        <w:instrText xml:space="preserve"> SEQ Figure_A- \* ARABIC </w:instrText>
      </w:r>
      <w:r w:rsidR="0072426C" w:rsidRPr="001969DC">
        <w:rPr>
          <w:sz w:val="22"/>
          <w:szCs w:val="22"/>
        </w:rPr>
        <w:fldChar w:fldCharType="separate"/>
      </w:r>
      <w:r>
        <w:rPr>
          <w:noProof/>
          <w:sz w:val="22"/>
          <w:szCs w:val="22"/>
        </w:rPr>
        <w:t>3</w:t>
      </w:r>
      <w:r w:rsidR="0072426C" w:rsidRPr="001969DC">
        <w:rPr>
          <w:sz w:val="22"/>
          <w:szCs w:val="22"/>
        </w:rPr>
        <w:fldChar w:fldCharType="end"/>
      </w:r>
      <w:bookmarkEnd w:id="407"/>
      <w:r w:rsidRPr="001969DC">
        <w:rPr>
          <w:sz w:val="22"/>
          <w:szCs w:val="22"/>
        </w:rPr>
        <w:t xml:space="preserve">. </w:t>
      </w:r>
      <w:r>
        <w:rPr>
          <w:b w:val="0"/>
          <w:sz w:val="22"/>
          <w:szCs w:val="22"/>
        </w:rPr>
        <w:t>S</w:t>
      </w:r>
      <w:r w:rsidRPr="001969DC">
        <w:rPr>
          <w:b w:val="0"/>
          <w:sz w:val="22"/>
          <w:szCs w:val="22"/>
        </w:rPr>
        <w:t>tandard deviation of bycatch rates as a function of sector total bycatch rate. (Annual data from multiple sectors. Provided by Sea State).</w:t>
      </w:r>
    </w:p>
    <w:p w:rsidR="00E560D2" w:rsidRPr="001969DC" w:rsidRDefault="00E560D2" w:rsidP="00E560D2">
      <w:pPr>
        <w:spacing w:line="480" w:lineRule="auto"/>
        <w:rPr>
          <w:sz w:val="22"/>
          <w:szCs w:val="22"/>
        </w:rPr>
      </w:pPr>
    </w:p>
    <w:p w:rsidR="00E560D2" w:rsidRPr="001969DC" w:rsidRDefault="002C01F6" w:rsidP="00E560D2">
      <w:pPr>
        <w:keepNext/>
        <w:spacing w:line="360" w:lineRule="auto"/>
        <w:jc w:val="center"/>
        <w:rPr>
          <w:noProof/>
          <w:sz w:val="22"/>
          <w:szCs w:val="22"/>
        </w:rPr>
      </w:pPr>
      <w:r>
        <w:rPr>
          <w:noProof/>
          <w:sz w:val="22"/>
          <w:szCs w:val="22"/>
          <w:lang w:bidi="ar-SA"/>
        </w:rPr>
        <w:drawing>
          <wp:inline distT="0" distB="0" distL="0" distR="0">
            <wp:extent cx="2743200" cy="1753870"/>
            <wp:effectExtent l="0" t="0" r="0" b="0"/>
            <wp:docPr id="66" name="Ch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5"/>
                    <pic:cNvPicPr>
                      <a:picLocks noChangeAspect="1" noChangeArrowheads="1"/>
                    </pic:cNvPicPr>
                  </pic:nvPicPr>
                  <pic:blipFill>
                    <a:blip r:embed="rId132"/>
                    <a:srcRect l="-2087" t="-1738" r="-2409" b="-1491"/>
                    <a:stretch>
                      <a:fillRect/>
                    </a:stretch>
                  </pic:blipFill>
                  <pic:spPr bwMode="auto">
                    <a:xfrm>
                      <a:off x="0" y="0"/>
                      <a:ext cx="2743200" cy="1753870"/>
                    </a:xfrm>
                    <a:prstGeom prst="rect">
                      <a:avLst/>
                    </a:prstGeom>
                    <a:noFill/>
                    <a:ln w="9525">
                      <a:noFill/>
                      <a:miter lim="800000"/>
                      <a:headEnd/>
                      <a:tailEnd/>
                    </a:ln>
                  </pic:spPr>
                </pic:pic>
              </a:graphicData>
            </a:graphic>
          </wp:inline>
        </w:drawing>
      </w:r>
    </w:p>
    <w:p w:rsidR="00E560D2" w:rsidRPr="001969DC" w:rsidRDefault="00E560D2" w:rsidP="00E560D2">
      <w:pPr>
        <w:pStyle w:val="Caption"/>
        <w:spacing w:line="360" w:lineRule="auto"/>
        <w:ind w:left="720"/>
        <w:outlineLvl w:val="0"/>
        <w:rPr>
          <w:b w:val="0"/>
          <w:sz w:val="22"/>
          <w:szCs w:val="22"/>
        </w:rPr>
      </w:pPr>
      <w:bookmarkStart w:id="408" w:name="_Ref220714240"/>
      <w:r w:rsidRPr="001969DC">
        <w:rPr>
          <w:sz w:val="22"/>
          <w:szCs w:val="22"/>
        </w:rPr>
        <w:t xml:space="preserve">Figure A- </w:t>
      </w:r>
      <w:r w:rsidR="0072426C" w:rsidRPr="001969DC">
        <w:rPr>
          <w:sz w:val="22"/>
          <w:szCs w:val="22"/>
        </w:rPr>
        <w:fldChar w:fldCharType="begin"/>
      </w:r>
      <w:r w:rsidRPr="001969DC">
        <w:rPr>
          <w:sz w:val="22"/>
          <w:szCs w:val="22"/>
        </w:rPr>
        <w:instrText xml:space="preserve"> SEQ Figure_A- \* ARABIC </w:instrText>
      </w:r>
      <w:r w:rsidR="0072426C" w:rsidRPr="001969DC">
        <w:rPr>
          <w:sz w:val="22"/>
          <w:szCs w:val="22"/>
        </w:rPr>
        <w:fldChar w:fldCharType="separate"/>
      </w:r>
      <w:r>
        <w:rPr>
          <w:noProof/>
          <w:sz w:val="22"/>
          <w:szCs w:val="22"/>
        </w:rPr>
        <w:t>4</w:t>
      </w:r>
      <w:r w:rsidR="0072426C" w:rsidRPr="001969DC">
        <w:rPr>
          <w:sz w:val="22"/>
          <w:szCs w:val="22"/>
        </w:rPr>
        <w:fldChar w:fldCharType="end"/>
      </w:r>
      <w:bookmarkEnd w:id="408"/>
      <w:r w:rsidRPr="001969DC">
        <w:rPr>
          <w:sz w:val="22"/>
          <w:szCs w:val="22"/>
        </w:rPr>
        <w:t xml:space="preserve">. </w:t>
      </w:r>
      <w:r w:rsidRPr="001969DC">
        <w:rPr>
          <w:b w:val="0"/>
          <w:sz w:val="22"/>
          <w:szCs w:val="22"/>
        </w:rPr>
        <w:t>Smaller vessels show higher variability in bycatch rates. (annual data)</w:t>
      </w:r>
    </w:p>
    <w:p w:rsidR="00E560D2" w:rsidRPr="001969DC" w:rsidRDefault="00E560D2" w:rsidP="00E560D2">
      <w:pPr>
        <w:spacing w:line="480" w:lineRule="auto"/>
        <w:rPr>
          <w:sz w:val="22"/>
          <w:szCs w:val="22"/>
        </w:rPr>
      </w:pPr>
    </w:p>
    <w:p w:rsidR="00E560D2" w:rsidRPr="001969DC" w:rsidRDefault="00E560D2" w:rsidP="00E560D2">
      <w:pPr>
        <w:keepNext/>
        <w:tabs>
          <w:tab w:val="left" w:pos="360"/>
        </w:tabs>
        <w:spacing w:line="480" w:lineRule="auto"/>
        <w:outlineLvl w:val="0"/>
        <w:rPr>
          <w:sz w:val="22"/>
          <w:szCs w:val="22"/>
        </w:rPr>
      </w:pPr>
      <w:r w:rsidRPr="001969DC">
        <w:rPr>
          <w:sz w:val="22"/>
          <w:szCs w:val="22"/>
        </w:rPr>
        <w:t>5)</w:t>
      </w:r>
      <w:r w:rsidRPr="001969DC">
        <w:rPr>
          <w:sz w:val="22"/>
          <w:szCs w:val="22"/>
        </w:rPr>
        <w:tab/>
        <w:t xml:space="preserve">Convergence: </w:t>
      </w:r>
    </w:p>
    <w:p w:rsidR="00E560D2" w:rsidRPr="001969DC" w:rsidRDefault="00E560D2" w:rsidP="00E560D2">
      <w:pPr>
        <w:spacing w:line="480" w:lineRule="auto"/>
        <w:ind w:left="360"/>
        <w:rPr>
          <w:sz w:val="22"/>
          <w:szCs w:val="22"/>
        </w:rPr>
      </w:pPr>
      <w:r w:rsidRPr="001969DC">
        <w:rPr>
          <w:sz w:val="22"/>
          <w:szCs w:val="22"/>
        </w:rPr>
        <w:t xml:space="preserve">The legacy weighting not only affects the magnitude of the variance in credit allocations </w:t>
      </w:r>
      <w:r w:rsidRPr="00596C67">
        <w:rPr>
          <w:i/>
          <w:sz w:val="22"/>
          <w:szCs w:val="22"/>
        </w:rPr>
        <w:t>P</w:t>
      </w:r>
      <w:r w:rsidRPr="001969DC">
        <w:rPr>
          <w:sz w:val="22"/>
          <w:szCs w:val="22"/>
        </w:rPr>
        <w:t xml:space="preserve">, (a smaller </w:t>
      </w:r>
      <w:r w:rsidRPr="00596C67">
        <w:rPr>
          <w:i/>
          <w:sz w:val="22"/>
          <w:szCs w:val="22"/>
        </w:rPr>
        <w:t>γ</w:t>
      </w:r>
      <w:r w:rsidRPr="001969DC">
        <w:rPr>
          <w:sz w:val="22"/>
          <w:szCs w:val="22"/>
        </w:rPr>
        <w:t xml:space="preserve"> results in lower year to year variation in </w:t>
      </w:r>
      <w:r w:rsidRPr="00596C67">
        <w:rPr>
          <w:i/>
          <w:sz w:val="22"/>
          <w:szCs w:val="22"/>
        </w:rPr>
        <w:t>P</w:t>
      </w:r>
      <w:r w:rsidRPr="001969DC">
        <w:rPr>
          <w:sz w:val="22"/>
          <w:szCs w:val="22"/>
        </w:rPr>
        <w:t>), but it also affects the rate at which one can move in the pack in terms of allocations due to directed behavior. The graphs below (Fig A-</w:t>
      </w:r>
      <w:r>
        <w:rPr>
          <w:sz w:val="22"/>
          <w:szCs w:val="22"/>
        </w:rPr>
        <w:t>5</w:t>
      </w:r>
      <w:r w:rsidRPr="001969DC">
        <w:rPr>
          <w:sz w:val="22"/>
          <w:szCs w:val="22"/>
        </w:rPr>
        <w:t>a,b) show the extreme cases realized by the two different weighting schemes: (</w:t>
      </w:r>
      <w:r w:rsidRPr="00596C67">
        <w:rPr>
          <w:position w:val="-10"/>
          <w:sz w:val="22"/>
          <w:szCs w:val="22"/>
        </w:rPr>
        <w:object w:dxaOrig="1020" w:dyaOrig="320">
          <v:shape id="_x0000_i1083" type="#_x0000_t75" style="width:51.35pt;height:16pt" o:ole="">
            <v:imagedata r:id="rId133" o:title=""/>
          </v:shape>
          <o:OLEObject Type="Embed" ProgID="Equation.DSMT4" ShapeID="_x0000_i1083" DrawAspect="Content" ObjectID="_1201793206" r:id="rId134"/>
        </w:object>
      </w:r>
      <w:r w:rsidRPr="001969DC">
        <w:rPr>
          <w:sz w:val="22"/>
          <w:szCs w:val="22"/>
        </w:rPr>
        <w:t>) and (</w:t>
      </w:r>
      <w:r w:rsidRPr="00596C67">
        <w:rPr>
          <w:position w:val="-10"/>
          <w:sz w:val="22"/>
          <w:szCs w:val="22"/>
        </w:rPr>
        <w:object w:dxaOrig="1060" w:dyaOrig="320">
          <v:shape id="_x0000_i1084" type="#_x0000_t75" style="width:53.35pt;height:16pt" o:ole="">
            <v:imagedata r:id="rId135" o:title=""/>
          </v:shape>
          <o:OLEObject Type="Embed" ProgID="Equation.DSMT4" ShapeID="_x0000_i1084" DrawAspect="Content" ObjectID="_1201793207" r:id="rId136"/>
        </w:object>
      </w:r>
      <w:r w:rsidRPr="001969DC">
        <w:rPr>
          <w:sz w:val="22"/>
          <w:szCs w:val="22"/>
        </w:rPr>
        <w:t xml:space="preserve">). </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Pr>
          <w:sz w:val="22"/>
          <w:szCs w:val="22"/>
        </w:rPr>
        <w:t>In the “equal” weighting scheme</w:t>
      </w:r>
      <w:r w:rsidRPr="001969DC">
        <w:rPr>
          <w:sz w:val="22"/>
          <w:szCs w:val="22"/>
        </w:rPr>
        <w:t xml:space="preserve"> (</w:t>
      </w:r>
      <w:r w:rsidRPr="00596C67">
        <w:rPr>
          <w:position w:val="-10"/>
          <w:sz w:val="22"/>
          <w:szCs w:val="22"/>
        </w:rPr>
        <w:object w:dxaOrig="1020" w:dyaOrig="320">
          <v:shape id="_x0000_i1085" type="#_x0000_t75" style="width:51.35pt;height:16pt" o:ole="">
            <v:imagedata r:id="rId137" o:title=""/>
          </v:shape>
          <o:OLEObject Type="Embed" ProgID="Equation.DSMT4" ShapeID="_x0000_i1085" DrawAspect="Content" ObjectID="_1201793208" r:id="rId138"/>
        </w:object>
      </w:r>
      <w:r w:rsidRPr="001969DC">
        <w:rPr>
          <w:sz w:val="22"/>
          <w:szCs w:val="22"/>
        </w:rPr>
        <w:t xml:space="preserve">) the legacy component receives less weight than </w:t>
      </w:r>
      <w:r>
        <w:rPr>
          <w:sz w:val="22"/>
          <w:szCs w:val="22"/>
        </w:rPr>
        <w:t xml:space="preserve">in the “augmented legacy” weighting scheme </w:t>
      </w:r>
      <w:r w:rsidRPr="001969DC">
        <w:rPr>
          <w:sz w:val="22"/>
          <w:szCs w:val="22"/>
        </w:rPr>
        <w:t>(</w:t>
      </w:r>
      <w:r w:rsidRPr="00596C67">
        <w:rPr>
          <w:position w:val="-10"/>
          <w:sz w:val="22"/>
          <w:szCs w:val="22"/>
        </w:rPr>
        <w:object w:dxaOrig="1060" w:dyaOrig="320">
          <v:shape id="_x0000_i1086" type="#_x0000_t75" style="width:53.35pt;height:16pt" o:ole="">
            <v:imagedata r:id="rId139" o:title=""/>
          </v:shape>
          <o:OLEObject Type="Embed" ProgID="Equation.DSMT4" ShapeID="_x0000_i1086" DrawAspect="Content" ObjectID="_1201793209" r:id="rId140"/>
        </w:object>
      </w:r>
      <w:r w:rsidRPr="001969DC">
        <w:rPr>
          <w:sz w:val="22"/>
          <w:szCs w:val="22"/>
        </w:rPr>
        <w:t xml:space="preserve">), and incentives are increased (larger change in allocations from year-to-year). However, fluctuations in allocation due to random noise affecting bycatch rates are </w:t>
      </w:r>
      <w:r>
        <w:rPr>
          <w:sz w:val="22"/>
          <w:szCs w:val="22"/>
        </w:rPr>
        <w:t>also</w:t>
      </w:r>
      <w:r w:rsidRPr="001969DC">
        <w:rPr>
          <w:sz w:val="22"/>
          <w:szCs w:val="22"/>
        </w:rPr>
        <w:t xml:space="preserve"> magnified and should be taken into account when choosing a weighting system</w:t>
      </w:r>
      <w:r>
        <w:rPr>
          <w:sz w:val="22"/>
          <w:szCs w:val="22"/>
        </w:rPr>
        <w:t>.</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A degenerate form of the Legacy Allocation formula</w:t>
      </w:r>
      <w:r>
        <w:rPr>
          <w:sz w:val="22"/>
          <w:szCs w:val="22"/>
        </w:rPr>
        <w:t xml:space="preserve"> </w:t>
      </w:r>
      <w:r w:rsidRPr="001969DC">
        <w:rPr>
          <w:sz w:val="22"/>
          <w:szCs w:val="22"/>
        </w:rPr>
        <w:t>(</w:t>
      </w:r>
      <w:r>
        <w:rPr>
          <w:sz w:val="22"/>
          <w:szCs w:val="22"/>
        </w:rPr>
        <w:t>equation</w:t>
      </w:r>
      <w:r w:rsidRPr="001969DC">
        <w:rPr>
          <w:sz w:val="22"/>
          <w:szCs w:val="22"/>
        </w:rPr>
        <w:t xml:space="preserve"> 4) creates equal incentive for the same performance regardless of the previous season’s proportion</w:t>
      </w:r>
      <w:r>
        <w:rPr>
          <w:sz w:val="22"/>
          <w:szCs w:val="22"/>
        </w:rPr>
        <w:t>al allocation factor</w:t>
      </w:r>
      <w:r w:rsidRPr="001969DC">
        <w:rPr>
          <w:sz w:val="22"/>
          <w:szCs w:val="22"/>
        </w:rPr>
        <w:t>. This form has changes in credit proportion computed solely based on the current season’s relative bycatch rate. In order to achieve the same asymptotic bounds of [</w:t>
      </w:r>
      <w:r w:rsidRPr="00596C67">
        <w:rPr>
          <w:position w:val="-10"/>
          <w:sz w:val="22"/>
          <w:szCs w:val="22"/>
        </w:rPr>
        <w:object w:dxaOrig="740" w:dyaOrig="320">
          <v:shape id="_x0000_i1087" type="#_x0000_t75" style="width:36.65pt;height:16pt" o:ole="">
            <v:imagedata r:id="rId141" o:title=""/>
          </v:shape>
          <o:OLEObject Type="Embed" ProgID="Equation.DSMT4" ShapeID="_x0000_i1087" DrawAspect="Content" ObjectID="_1201793210" r:id="rId142"/>
        </w:object>
      </w:r>
      <w:r w:rsidRPr="001969DC">
        <w:rPr>
          <w:sz w:val="22"/>
          <w:szCs w:val="22"/>
        </w:rPr>
        <w:t xml:space="preserve">], we set hard limits on the values of </w:t>
      </w:r>
      <w:r w:rsidRPr="00596C67">
        <w:rPr>
          <w:i/>
          <w:sz w:val="22"/>
          <w:szCs w:val="22"/>
        </w:rPr>
        <w:t>P</w:t>
      </w:r>
      <w:r w:rsidRPr="001969DC">
        <w:rPr>
          <w:sz w:val="22"/>
          <w:szCs w:val="22"/>
        </w:rPr>
        <w:t>, the credit proportion.</w:t>
      </w:r>
    </w:p>
    <w:p w:rsidR="00E560D2" w:rsidRPr="001969DC" w:rsidRDefault="00E560D2" w:rsidP="00E560D2">
      <w:pPr>
        <w:spacing w:line="480" w:lineRule="auto"/>
        <w:rPr>
          <w:sz w:val="22"/>
          <w:szCs w:val="22"/>
        </w:rPr>
      </w:pPr>
    </w:p>
    <w:p w:rsidR="00E560D2" w:rsidRPr="001969DC" w:rsidRDefault="002C01F6" w:rsidP="00E560D2">
      <w:pPr>
        <w:keepNext/>
        <w:tabs>
          <w:tab w:val="right" w:pos="9360"/>
        </w:tabs>
        <w:spacing w:line="360" w:lineRule="auto"/>
        <w:jc w:val="center"/>
        <w:rPr>
          <w:sz w:val="22"/>
          <w:szCs w:val="22"/>
        </w:rPr>
      </w:pPr>
      <w:r>
        <w:rPr>
          <w:noProof/>
          <w:sz w:val="22"/>
          <w:szCs w:val="22"/>
          <w:lang w:bidi="ar-SA"/>
        </w:rPr>
        <w:drawing>
          <wp:inline distT="0" distB="0" distL="0" distR="0">
            <wp:extent cx="2743200" cy="1861820"/>
            <wp:effectExtent l="19050" t="0" r="0" b="0"/>
            <wp:docPr id="72" name="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2"/>
                    <pic:cNvPicPr>
                      <a:picLocks noChangeAspect="1" noChangeArrowheads="1"/>
                    </pic:cNvPicPr>
                  </pic:nvPicPr>
                  <pic:blipFill>
                    <a:blip r:embed="rId143"/>
                    <a:srcRect b="-319"/>
                    <a:stretch>
                      <a:fillRect/>
                    </a:stretch>
                  </pic:blipFill>
                  <pic:spPr bwMode="auto">
                    <a:xfrm>
                      <a:off x="0" y="0"/>
                      <a:ext cx="2743200" cy="1861820"/>
                    </a:xfrm>
                    <a:prstGeom prst="rect">
                      <a:avLst/>
                    </a:prstGeom>
                    <a:noFill/>
                    <a:ln w="9525">
                      <a:noFill/>
                      <a:miter lim="800000"/>
                      <a:headEnd/>
                      <a:tailEnd/>
                    </a:ln>
                  </pic:spPr>
                </pic:pic>
              </a:graphicData>
            </a:graphic>
          </wp:inline>
        </w:drawing>
      </w:r>
      <w:r w:rsidR="00E560D2">
        <w:rPr>
          <w:noProof/>
          <w:sz w:val="22"/>
          <w:szCs w:val="22"/>
        </w:rPr>
        <w:tab/>
      </w:r>
      <w:r>
        <w:rPr>
          <w:noProof/>
          <w:sz w:val="22"/>
          <w:szCs w:val="22"/>
          <w:lang w:bidi="ar-SA"/>
        </w:rPr>
        <w:drawing>
          <wp:inline distT="0" distB="0" distL="0" distR="0">
            <wp:extent cx="2743200" cy="1853565"/>
            <wp:effectExtent l="19050" t="0" r="0" b="0"/>
            <wp:docPr id="73" name="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3"/>
                    <pic:cNvPicPr>
                      <a:picLocks noChangeAspect="1" noChangeArrowheads="1"/>
                    </pic:cNvPicPr>
                  </pic:nvPicPr>
                  <pic:blipFill>
                    <a:blip r:embed="rId144"/>
                    <a:srcRect/>
                    <a:stretch>
                      <a:fillRect/>
                    </a:stretch>
                  </pic:blipFill>
                  <pic:spPr bwMode="auto">
                    <a:xfrm>
                      <a:off x="0" y="0"/>
                      <a:ext cx="2743200" cy="1853565"/>
                    </a:xfrm>
                    <a:prstGeom prst="rect">
                      <a:avLst/>
                    </a:prstGeom>
                    <a:noFill/>
                    <a:ln w="9525">
                      <a:noFill/>
                      <a:miter lim="800000"/>
                      <a:headEnd/>
                      <a:tailEnd/>
                    </a:ln>
                  </pic:spPr>
                </pic:pic>
              </a:graphicData>
            </a:graphic>
          </wp:inline>
        </w:drawing>
      </w:r>
    </w:p>
    <w:p w:rsidR="00E560D2" w:rsidRPr="001969DC" w:rsidRDefault="00E560D2" w:rsidP="00E560D2">
      <w:pPr>
        <w:spacing w:line="360" w:lineRule="auto"/>
        <w:jc w:val="center"/>
        <w:rPr>
          <w:sz w:val="22"/>
          <w:szCs w:val="22"/>
        </w:rPr>
      </w:pPr>
    </w:p>
    <w:p w:rsidR="00E560D2" w:rsidRPr="001969DC" w:rsidRDefault="00E560D2" w:rsidP="00E560D2">
      <w:pPr>
        <w:pStyle w:val="Caption"/>
        <w:spacing w:line="360" w:lineRule="auto"/>
        <w:ind w:left="720"/>
        <w:rPr>
          <w:sz w:val="22"/>
          <w:szCs w:val="22"/>
        </w:rPr>
      </w:pPr>
      <w:bookmarkStart w:id="409" w:name="_Ref220800288"/>
      <w:r w:rsidRPr="001969DC">
        <w:rPr>
          <w:sz w:val="22"/>
          <w:szCs w:val="22"/>
        </w:rPr>
        <w:t xml:space="preserve">Figure A- </w:t>
      </w:r>
      <w:r w:rsidR="0072426C" w:rsidRPr="001969DC">
        <w:rPr>
          <w:sz w:val="22"/>
          <w:szCs w:val="22"/>
        </w:rPr>
        <w:fldChar w:fldCharType="begin"/>
      </w:r>
      <w:r w:rsidRPr="001969DC">
        <w:rPr>
          <w:sz w:val="22"/>
          <w:szCs w:val="22"/>
        </w:rPr>
        <w:instrText xml:space="preserve"> SEQ Figure_A- \* ARABIC </w:instrText>
      </w:r>
      <w:r w:rsidR="0072426C" w:rsidRPr="001969DC">
        <w:rPr>
          <w:sz w:val="22"/>
          <w:szCs w:val="22"/>
        </w:rPr>
        <w:fldChar w:fldCharType="separate"/>
      </w:r>
      <w:r>
        <w:rPr>
          <w:noProof/>
          <w:sz w:val="22"/>
          <w:szCs w:val="22"/>
        </w:rPr>
        <w:t>5</w:t>
      </w:r>
      <w:r w:rsidR="0072426C" w:rsidRPr="001969DC">
        <w:rPr>
          <w:sz w:val="22"/>
          <w:szCs w:val="22"/>
        </w:rPr>
        <w:fldChar w:fldCharType="end"/>
      </w:r>
      <w:bookmarkEnd w:id="409"/>
      <w:r>
        <w:rPr>
          <w:sz w:val="22"/>
          <w:szCs w:val="22"/>
        </w:rPr>
        <w:t>a</w:t>
      </w:r>
      <w:r w:rsidRPr="001969DC">
        <w:rPr>
          <w:sz w:val="22"/>
          <w:szCs w:val="22"/>
        </w:rPr>
        <w:t xml:space="preserve">. </w:t>
      </w:r>
      <w:r w:rsidRPr="001969DC">
        <w:rPr>
          <w:b w:val="0"/>
          <w:sz w:val="22"/>
          <w:szCs w:val="22"/>
        </w:rPr>
        <w:t>Comparison of two weightings of the legacy component. Assuming</w:t>
      </w:r>
      <w:r w:rsidRPr="00596C67">
        <w:rPr>
          <w:b w:val="0"/>
          <w:position w:val="-10"/>
          <w:sz w:val="22"/>
          <w:szCs w:val="22"/>
        </w:rPr>
        <w:object w:dxaOrig="620" w:dyaOrig="320">
          <v:shape id="_x0000_i1088" type="#_x0000_t75" style="width:30.65pt;height:16pt" o:ole="">
            <v:imagedata r:id="rId145" o:title=""/>
          </v:shape>
          <o:OLEObject Type="Embed" ProgID="Equation.DSMT4" ShapeID="_x0000_i1088" DrawAspect="Content" ObjectID="_1201793211" r:id="rId146"/>
        </w:object>
      </w:r>
      <w:r w:rsidRPr="001969DC">
        <w:rPr>
          <w:b w:val="0"/>
          <w:sz w:val="22"/>
          <w:szCs w:val="22"/>
        </w:rPr>
        <w:t>, worst case. The more heavily weighted legacy component converges slower.</w:t>
      </w:r>
      <w:r w:rsidRPr="001969DC">
        <w:rPr>
          <w:noProof/>
          <w:sz w:val="22"/>
          <w:szCs w:val="22"/>
        </w:rPr>
        <w:t xml:space="preserve"> </w:t>
      </w:r>
    </w:p>
    <w:p w:rsidR="00E560D2" w:rsidRPr="001969DC" w:rsidRDefault="00E560D2" w:rsidP="00E560D2">
      <w:pPr>
        <w:pStyle w:val="Caption"/>
        <w:spacing w:line="360" w:lineRule="auto"/>
        <w:ind w:left="720"/>
        <w:rPr>
          <w:b w:val="0"/>
          <w:sz w:val="22"/>
          <w:szCs w:val="22"/>
        </w:rPr>
      </w:pPr>
      <w:r w:rsidRPr="001969DC">
        <w:rPr>
          <w:sz w:val="22"/>
          <w:szCs w:val="22"/>
        </w:rPr>
        <w:t xml:space="preserve">Figure A- </w:t>
      </w:r>
      <w:r>
        <w:rPr>
          <w:sz w:val="22"/>
          <w:szCs w:val="22"/>
        </w:rPr>
        <w:t>5b</w:t>
      </w:r>
      <w:r w:rsidRPr="001969DC">
        <w:rPr>
          <w:sz w:val="22"/>
          <w:szCs w:val="22"/>
        </w:rPr>
        <w:t xml:space="preserve">. </w:t>
      </w:r>
      <w:r w:rsidRPr="001969DC">
        <w:rPr>
          <w:b w:val="0"/>
          <w:sz w:val="22"/>
          <w:szCs w:val="22"/>
        </w:rPr>
        <w:t>Comparison of two weightings of the legacy component. Assuming</w:t>
      </w:r>
      <w:r w:rsidRPr="00596C67">
        <w:rPr>
          <w:b w:val="0"/>
          <w:position w:val="-10"/>
          <w:sz w:val="22"/>
          <w:szCs w:val="22"/>
        </w:rPr>
        <w:object w:dxaOrig="580" w:dyaOrig="320">
          <v:shape id="_x0000_i1089" type="#_x0000_t75" style="width:29.35pt;height:16pt" o:ole="">
            <v:imagedata r:id="rId147" o:title=""/>
          </v:shape>
          <o:OLEObject Type="Embed" ProgID="Equation.DSMT4" ShapeID="_x0000_i1089" DrawAspect="Content" ObjectID="_1201793212" r:id="rId148"/>
        </w:object>
      </w:r>
      <w:r w:rsidRPr="001969DC">
        <w:rPr>
          <w:b w:val="0"/>
          <w:sz w:val="22"/>
          <w:szCs w:val="22"/>
        </w:rPr>
        <w:t>, best case. The more heavily weighted legacy component converges slower.</w:t>
      </w:r>
    </w:p>
    <w:p w:rsidR="00E560D2" w:rsidRPr="001969DC" w:rsidRDefault="00E560D2" w:rsidP="00E560D2">
      <w:pPr>
        <w:spacing w:line="480" w:lineRule="auto"/>
        <w:rPr>
          <w:sz w:val="22"/>
          <w:szCs w:val="22"/>
        </w:rPr>
      </w:pPr>
    </w:p>
    <w:p w:rsidR="00E560D2" w:rsidRPr="001969DC" w:rsidRDefault="00E560D2" w:rsidP="00E560D2">
      <w:pPr>
        <w:spacing w:line="480" w:lineRule="auto"/>
        <w:outlineLvl w:val="0"/>
        <w:rPr>
          <w:sz w:val="22"/>
          <w:szCs w:val="22"/>
        </w:rPr>
      </w:pPr>
      <w:r w:rsidRPr="001969DC">
        <w:rPr>
          <w:sz w:val="22"/>
          <w:szCs w:val="22"/>
        </w:rPr>
        <w:t>6) Incentiv</w:t>
      </w:r>
      <w:r>
        <w:rPr>
          <w:sz w:val="22"/>
          <w:szCs w:val="22"/>
        </w:rPr>
        <w:t xml:space="preserve">es in the False Legacy Model: </w:t>
      </w:r>
    </w:p>
    <w:p w:rsidR="00E560D2" w:rsidRPr="001969DC" w:rsidRDefault="00E560D2" w:rsidP="00E560D2">
      <w:pPr>
        <w:tabs>
          <w:tab w:val="center" w:pos="4680"/>
          <w:tab w:val="right" w:pos="9360"/>
        </w:tabs>
        <w:spacing w:line="480" w:lineRule="auto"/>
        <w:rPr>
          <w:sz w:val="22"/>
          <w:szCs w:val="22"/>
        </w:rPr>
      </w:pPr>
      <w:r>
        <w:rPr>
          <w:sz w:val="22"/>
          <w:szCs w:val="22"/>
        </w:rPr>
        <w:tab/>
      </w:r>
      <w:r w:rsidRPr="00596C67">
        <w:rPr>
          <w:position w:val="-14"/>
          <w:sz w:val="22"/>
          <w:szCs w:val="22"/>
        </w:rPr>
        <w:object w:dxaOrig="2299" w:dyaOrig="360">
          <v:shape id="_x0000_i1090" type="#_x0000_t75" style="width:114.65pt;height:18pt" o:ole="">
            <v:imagedata r:id="rId149" o:title=""/>
          </v:shape>
          <o:OLEObject Type="Embed" ProgID="Equation.DSMT4" ShapeID="_x0000_i1090" DrawAspect="Content" ObjectID="_1201793213" r:id="rId150"/>
        </w:object>
      </w:r>
      <w:r w:rsidRPr="001969DC">
        <w:rPr>
          <w:sz w:val="22"/>
          <w:szCs w:val="22"/>
        </w:rPr>
        <w:tab/>
        <w:t>(4)</w:t>
      </w:r>
    </w:p>
    <w:p w:rsidR="00E560D2" w:rsidRPr="001969DC" w:rsidRDefault="00E560D2" w:rsidP="00E560D2">
      <w:pPr>
        <w:spacing w:line="480" w:lineRule="auto"/>
        <w:rPr>
          <w:rFonts w:cs="Helvetica"/>
          <w:sz w:val="22"/>
          <w:szCs w:val="22"/>
        </w:rPr>
      </w:pPr>
      <w:r w:rsidRPr="001969DC">
        <w:rPr>
          <w:rFonts w:cs="Helvetica"/>
          <w:sz w:val="22"/>
          <w:szCs w:val="22"/>
        </w:rPr>
        <w:t xml:space="preserve">The </w:t>
      </w:r>
      <w:r>
        <w:rPr>
          <w:rFonts w:cs="Helvetica"/>
          <w:sz w:val="22"/>
          <w:szCs w:val="22"/>
        </w:rPr>
        <w:t>“</w:t>
      </w:r>
      <w:r w:rsidRPr="001969DC">
        <w:rPr>
          <w:rFonts w:cs="Helvetica"/>
          <w:sz w:val="22"/>
          <w:szCs w:val="22"/>
        </w:rPr>
        <w:t>false legacy allocation</w:t>
      </w:r>
      <w:r>
        <w:rPr>
          <w:rFonts w:cs="Helvetica"/>
          <w:sz w:val="22"/>
          <w:szCs w:val="22"/>
        </w:rPr>
        <w:t>”</w:t>
      </w:r>
      <w:r w:rsidRPr="001969DC">
        <w:rPr>
          <w:rFonts w:cs="Helvetica"/>
          <w:sz w:val="22"/>
          <w:szCs w:val="22"/>
        </w:rPr>
        <w:t xml:space="preserve"> (</w:t>
      </w:r>
      <w:r>
        <w:rPr>
          <w:rFonts w:cs="Helvetica"/>
          <w:sz w:val="22"/>
          <w:szCs w:val="22"/>
        </w:rPr>
        <w:t>equation</w:t>
      </w:r>
      <w:r w:rsidRPr="001969DC">
        <w:rPr>
          <w:rFonts w:cs="Helvetica"/>
          <w:sz w:val="22"/>
          <w:szCs w:val="22"/>
        </w:rPr>
        <w:t xml:space="preserve"> 4) does not contain cumulative incentives to continue improving bycatch rates. To see this, simply notice that having a bycatch rate near the middle of the pack results in no change in proportional allocation (</w:t>
      </w:r>
      <w:r w:rsidRPr="00596C67">
        <w:rPr>
          <w:rFonts w:cs="Helvetica"/>
          <w:position w:val="-10"/>
          <w:sz w:val="22"/>
          <w:szCs w:val="22"/>
        </w:rPr>
        <w:object w:dxaOrig="560" w:dyaOrig="300">
          <v:shape id="_x0000_i1091" type="#_x0000_t75" style="width:28pt;height:15.35pt" o:ole="">
            <v:imagedata r:id="rId151" o:title=""/>
          </v:shape>
          <o:OLEObject Type="Embed" ProgID="Equation.DSMT4" ShapeID="_x0000_i1091" DrawAspect="Content" ObjectID="_1201793214" r:id="rId152"/>
        </w:object>
      </w:r>
      <w:r w:rsidRPr="001969DC">
        <w:rPr>
          <w:rFonts w:cs="Helvetica"/>
          <w:sz w:val="22"/>
          <w:szCs w:val="22"/>
        </w:rPr>
        <w:t xml:space="preserve">). This property poses a problem for vessels that initially do well (have low encounter rates; improving proportional allocation) and then </w:t>
      </w:r>
      <w:r>
        <w:rPr>
          <w:rFonts w:cs="Helvetica"/>
          <w:sz w:val="22"/>
          <w:szCs w:val="22"/>
        </w:rPr>
        <w:t>“</w:t>
      </w:r>
      <w:r w:rsidRPr="001969DC">
        <w:rPr>
          <w:rFonts w:cs="Helvetica"/>
          <w:sz w:val="22"/>
          <w:szCs w:val="22"/>
        </w:rPr>
        <w:t>slack off</w:t>
      </w:r>
      <w:r>
        <w:rPr>
          <w:rFonts w:cs="Helvetica"/>
          <w:sz w:val="22"/>
          <w:szCs w:val="22"/>
        </w:rPr>
        <w:t>”</w:t>
      </w:r>
      <w:r w:rsidRPr="001969DC">
        <w:rPr>
          <w:rFonts w:cs="Helvetica"/>
          <w:sz w:val="22"/>
          <w:szCs w:val="22"/>
        </w:rPr>
        <w:t>: as long as these vessels do not have bycatch rate</w:t>
      </w:r>
      <w:r w:rsidRPr="00596C67">
        <w:rPr>
          <w:rFonts w:cs="Helvetica"/>
          <w:sz w:val="22"/>
          <w:szCs w:val="22"/>
        </w:rPr>
        <w:t xml:space="preserve">s </w:t>
      </w:r>
      <w:r w:rsidRPr="00596C67">
        <w:rPr>
          <w:rFonts w:cs="Helvetica"/>
          <w:iCs/>
          <w:sz w:val="22"/>
          <w:szCs w:val="22"/>
        </w:rPr>
        <w:t>higher than average</w:t>
      </w:r>
      <w:r w:rsidRPr="00596C67">
        <w:rPr>
          <w:rFonts w:cs="Helvetica"/>
          <w:sz w:val="22"/>
          <w:szCs w:val="22"/>
        </w:rPr>
        <w:t xml:space="preserve">, their proportional allocation factor will </w:t>
      </w:r>
      <w:r w:rsidRPr="00596C67">
        <w:rPr>
          <w:rFonts w:cs="Helvetica"/>
          <w:iCs/>
          <w:sz w:val="22"/>
          <w:szCs w:val="22"/>
        </w:rPr>
        <w:t>not decrease</w:t>
      </w:r>
      <w:r w:rsidRPr="00596C67">
        <w:rPr>
          <w:rFonts w:cs="Helvetica"/>
          <w:sz w:val="22"/>
          <w:szCs w:val="22"/>
        </w:rPr>
        <w:t xml:space="preserve">. </w:t>
      </w:r>
    </w:p>
    <w:p w:rsidR="00E560D2" w:rsidRPr="001969DC" w:rsidRDefault="00E560D2" w:rsidP="00E560D2">
      <w:pPr>
        <w:spacing w:line="480" w:lineRule="auto"/>
        <w:rPr>
          <w:rFonts w:cs="Helvetica"/>
          <w:sz w:val="22"/>
          <w:szCs w:val="22"/>
        </w:rPr>
      </w:pPr>
    </w:p>
    <w:p w:rsidR="00E560D2" w:rsidRPr="001969DC" w:rsidRDefault="00E560D2" w:rsidP="00E560D2">
      <w:pPr>
        <w:spacing w:line="480" w:lineRule="auto"/>
        <w:rPr>
          <w:rFonts w:cs="Helvetica"/>
          <w:sz w:val="22"/>
          <w:szCs w:val="22"/>
        </w:rPr>
      </w:pPr>
      <w:r w:rsidRPr="001969DC">
        <w:rPr>
          <w:rFonts w:cs="Helvetica"/>
          <w:sz w:val="22"/>
          <w:szCs w:val="22"/>
        </w:rPr>
        <w:t>In addition, because of the fixed upper bound (4/3) on the proportional allocation factor, vessels that are at that upper boun</w:t>
      </w:r>
      <w:r w:rsidRPr="00596C67">
        <w:rPr>
          <w:rFonts w:cs="Helvetica"/>
          <w:sz w:val="22"/>
          <w:szCs w:val="22"/>
        </w:rPr>
        <w:t xml:space="preserve">d </w:t>
      </w:r>
      <w:r w:rsidRPr="00596C67">
        <w:rPr>
          <w:rFonts w:cs="Helvetica"/>
          <w:iCs/>
          <w:sz w:val="22"/>
          <w:szCs w:val="22"/>
        </w:rPr>
        <w:t>have no incentive</w:t>
      </w:r>
      <w:r w:rsidRPr="00596C67">
        <w:rPr>
          <w:rFonts w:cs="Helvetica"/>
          <w:sz w:val="22"/>
          <w:szCs w:val="22"/>
        </w:rPr>
        <w:t xml:space="preserve"> t</w:t>
      </w:r>
      <w:r w:rsidRPr="001969DC">
        <w:rPr>
          <w:rFonts w:cs="Helvetica"/>
          <w:sz w:val="22"/>
          <w:szCs w:val="22"/>
        </w:rPr>
        <w:t>o have the lowest bycatch rates. As mentioned earlier, these vessels will not experience a decrease in proportional allocation as long as their bycatch rates are better (i.e.</w:t>
      </w:r>
      <w:r>
        <w:rPr>
          <w:rFonts w:cs="Helvetica"/>
          <w:sz w:val="22"/>
          <w:szCs w:val="22"/>
        </w:rPr>
        <w:t>,</w:t>
      </w:r>
      <w:r w:rsidRPr="001969DC">
        <w:rPr>
          <w:rFonts w:cs="Helvetica"/>
          <w:sz w:val="22"/>
          <w:szCs w:val="22"/>
        </w:rPr>
        <w:t xml:space="preserve"> lower) than average. </w:t>
      </w:r>
    </w:p>
    <w:p w:rsidR="00E560D2" w:rsidRPr="001969DC" w:rsidRDefault="00E560D2" w:rsidP="00E560D2">
      <w:pPr>
        <w:spacing w:line="480" w:lineRule="auto"/>
        <w:rPr>
          <w:rFonts w:cs="Helvetica"/>
          <w:sz w:val="22"/>
          <w:szCs w:val="22"/>
        </w:rPr>
      </w:pPr>
    </w:p>
    <w:p w:rsidR="00E560D2" w:rsidRDefault="00E560D2" w:rsidP="00E560D2">
      <w:pPr>
        <w:spacing w:line="480" w:lineRule="auto"/>
        <w:rPr>
          <w:rFonts w:cs="Helvetica"/>
          <w:sz w:val="22"/>
          <w:szCs w:val="22"/>
        </w:rPr>
      </w:pPr>
      <w:r w:rsidRPr="001969DC">
        <w:rPr>
          <w:rFonts w:cs="Helvetica"/>
          <w:sz w:val="22"/>
          <w:szCs w:val="22"/>
        </w:rPr>
        <w:t>Perhaps the more problematic issue is those vessels who are at the fixed lower bound (2/3) for the proportional allocation factor. These vessels may actually improve their bycatch rates from what they were before, but will see no change in proportional allocation factor unless they can bring these bycatch rates to be better (i.e.</w:t>
      </w:r>
      <w:r>
        <w:rPr>
          <w:rFonts w:cs="Helvetica"/>
          <w:sz w:val="22"/>
          <w:szCs w:val="22"/>
        </w:rPr>
        <w:t>,</w:t>
      </w:r>
      <w:r w:rsidRPr="001969DC">
        <w:rPr>
          <w:rFonts w:cs="Helvetica"/>
          <w:sz w:val="22"/>
          <w:szCs w:val="22"/>
        </w:rPr>
        <w:t xml:space="preserve"> lower) than average. Thus, their incentive to change fishing behavior may be significantly reduced, as only a major change in bycatch rate can alter their position. </w:t>
      </w:r>
    </w:p>
    <w:p w:rsidR="00E560D2" w:rsidRPr="001969DC" w:rsidRDefault="00E560D2" w:rsidP="00E560D2">
      <w:pPr>
        <w:spacing w:line="480" w:lineRule="auto"/>
        <w:rPr>
          <w:sz w:val="22"/>
          <w:szCs w:val="22"/>
        </w:rPr>
      </w:pPr>
      <w:r w:rsidRPr="001969DC">
        <w:rPr>
          <w:b/>
          <w:sz w:val="22"/>
          <w:szCs w:val="22"/>
        </w:rPr>
        <w:br w:type="page"/>
        <w:t>Appendix B:</w:t>
      </w:r>
      <w:r w:rsidRPr="001969DC">
        <w:rPr>
          <w:sz w:val="22"/>
          <w:szCs w:val="22"/>
        </w:rPr>
        <w:t xml:space="preserve"> Technical Issues Regarding the Fixed Transfer Tax and Dynamic Salmon Savings</w:t>
      </w:r>
    </w:p>
    <w:p w:rsidR="00E560D2" w:rsidRPr="001969DC" w:rsidRDefault="00E560D2" w:rsidP="00E560D2">
      <w:pPr>
        <w:spacing w:line="480" w:lineRule="auto"/>
        <w:rPr>
          <w:sz w:val="22"/>
          <w:szCs w:val="22"/>
        </w:rPr>
      </w:pPr>
    </w:p>
    <w:p w:rsidR="00E560D2" w:rsidRPr="001969DC" w:rsidRDefault="00E560D2" w:rsidP="00E560D2">
      <w:pPr>
        <w:tabs>
          <w:tab w:val="left" w:pos="360"/>
        </w:tabs>
        <w:spacing w:line="480" w:lineRule="auto"/>
        <w:outlineLvl w:val="0"/>
        <w:rPr>
          <w:sz w:val="22"/>
          <w:szCs w:val="22"/>
        </w:rPr>
      </w:pPr>
      <w:r w:rsidRPr="001969DC">
        <w:rPr>
          <w:sz w:val="22"/>
          <w:szCs w:val="22"/>
        </w:rPr>
        <w:t>1)</w:t>
      </w:r>
      <w:r w:rsidRPr="001969DC">
        <w:rPr>
          <w:sz w:val="22"/>
          <w:szCs w:val="22"/>
        </w:rPr>
        <w:tab/>
        <w:t>Fixed Transfer Tax:</w:t>
      </w:r>
    </w:p>
    <w:p w:rsidR="00E560D2" w:rsidRPr="001969DC" w:rsidRDefault="00E560D2" w:rsidP="00E560D2">
      <w:pPr>
        <w:spacing w:line="480" w:lineRule="auto"/>
        <w:ind w:left="360"/>
        <w:rPr>
          <w:sz w:val="22"/>
          <w:szCs w:val="22"/>
        </w:rPr>
      </w:pPr>
      <w:r w:rsidRPr="001969DC">
        <w:rPr>
          <w:sz w:val="22"/>
          <w:szCs w:val="22"/>
        </w:rPr>
        <w:t xml:space="preserve">With a Fixed Transfer Tax (FTT), a fixed percentage of credits are retired for every ITEC transaction. For our simulation, we used a FTT rate of 20%: if a vessel wished to buy 100 credits, 20% or 20 credits would be retired as the </w:t>
      </w:r>
      <w:r>
        <w:rPr>
          <w:sz w:val="22"/>
          <w:szCs w:val="22"/>
        </w:rPr>
        <w:t>“</w:t>
      </w:r>
      <w:r w:rsidRPr="001969DC">
        <w:rPr>
          <w:sz w:val="22"/>
          <w:szCs w:val="22"/>
        </w:rPr>
        <w:t>transfer tax</w:t>
      </w:r>
      <w:r>
        <w:rPr>
          <w:sz w:val="22"/>
          <w:szCs w:val="22"/>
        </w:rPr>
        <w:t>”</w:t>
      </w:r>
      <w:r w:rsidRPr="001969DC">
        <w:rPr>
          <w:sz w:val="22"/>
          <w:szCs w:val="22"/>
        </w:rPr>
        <w:t>, so that a total of 120 credits would be removed from a seller’s pool of ITEC, but only 100 would be transferred to the buyer.</w:t>
      </w:r>
    </w:p>
    <w:p w:rsidR="00E560D2" w:rsidRPr="001969DC" w:rsidRDefault="00E560D2" w:rsidP="00E560D2">
      <w:pPr>
        <w:spacing w:line="480" w:lineRule="auto"/>
        <w:ind w:left="360"/>
        <w:rPr>
          <w:sz w:val="22"/>
          <w:szCs w:val="22"/>
        </w:rPr>
      </w:pPr>
    </w:p>
    <w:p w:rsidR="00E560D2" w:rsidRPr="001969DC" w:rsidRDefault="00E560D2" w:rsidP="00E560D2">
      <w:pPr>
        <w:tabs>
          <w:tab w:val="left" w:pos="360"/>
        </w:tabs>
        <w:spacing w:line="480" w:lineRule="auto"/>
        <w:outlineLvl w:val="0"/>
        <w:rPr>
          <w:sz w:val="22"/>
          <w:szCs w:val="22"/>
        </w:rPr>
      </w:pPr>
      <w:r w:rsidRPr="001969DC">
        <w:rPr>
          <w:sz w:val="22"/>
          <w:szCs w:val="22"/>
        </w:rPr>
        <w:t>2)</w:t>
      </w:r>
      <w:r w:rsidRPr="001969DC">
        <w:rPr>
          <w:sz w:val="22"/>
          <w:szCs w:val="22"/>
        </w:rPr>
        <w:tab/>
        <w:t>Dynamic Salmon Savings:</w:t>
      </w:r>
    </w:p>
    <w:p w:rsidR="00E560D2" w:rsidRPr="001969DC" w:rsidRDefault="00E560D2" w:rsidP="00E560D2">
      <w:pPr>
        <w:spacing w:line="480" w:lineRule="auto"/>
        <w:ind w:left="360"/>
        <w:rPr>
          <w:sz w:val="22"/>
          <w:szCs w:val="22"/>
        </w:rPr>
      </w:pPr>
      <w:r w:rsidRPr="001969DC">
        <w:rPr>
          <w:sz w:val="22"/>
          <w:szCs w:val="22"/>
        </w:rPr>
        <w:t xml:space="preserve">Under a Dynamic Salmon Savings rule, a percentage of a vessel’s remaining credits are retired when that vessel finishes fishing its </w:t>
      </w:r>
      <w:r w:rsidR="00CE31F2">
        <w:rPr>
          <w:sz w:val="22"/>
          <w:szCs w:val="22"/>
        </w:rPr>
        <w:t>p</w:t>
      </w:r>
      <w:r w:rsidRPr="001969DC">
        <w:rPr>
          <w:sz w:val="22"/>
          <w:szCs w:val="22"/>
        </w:rPr>
        <w:t>ollock quota: this percentage is the Salmon Savings Rate (SSR). To prevent vessels from selling credits before finishing fishing and avoiding having credits retired, it is additionally required that vessels who sell credits before finishing fishing reserve the appropriate fraction of credits corresponding to the SSR (or the maximum upper bound on SSR if the SSR has not yet been determined). In our simulation, we used 40% as the maximum upper bound on SSR.</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outlineLvl w:val="0"/>
        <w:rPr>
          <w:sz w:val="22"/>
          <w:szCs w:val="22"/>
          <w:u w:val="single"/>
        </w:rPr>
      </w:pPr>
      <w:r w:rsidRPr="001969DC">
        <w:rPr>
          <w:sz w:val="22"/>
          <w:szCs w:val="22"/>
          <w:u w:val="single"/>
        </w:rPr>
        <w:t>(i) Provisional Salmon Savings Rule:</w:t>
      </w:r>
    </w:p>
    <w:p w:rsidR="00E560D2" w:rsidRPr="001969DC" w:rsidRDefault="00E560D2" w:rsidP="00E560D2">
      <w:pPr>
        <w:spacing w:line="480" w:lineRule="auto"/>
        <w:ind w:left="360"/>
        <w:rPr>
          <w:sz w:val="22"/>
          <w:szCs w:val="22"/>
        </w:rPr>
      </w:pPr>
      <w:r w:rsidRPr="001969DC">
        <w:rPr>
          <w:sz w:val="22"/>
          <w:szCs w:val="22"/>
        </w:rPr>
        <w:t>Note that prior to the completion of fishing and having credits retired based on the SSR, vessels may still transfer credits provided that an appropriate number of credits are set aside to cover eventual retirement. For example, if a cap is set so the largest Salmon Savings Rate is 40% (a number that historically will not limit the harvest), then prior to setting the SSR, boats that have finished fishing early can only sell up to 60% of their remainder credits. This means that if a vessel has wishes to sell 60 credits early in the season, it must keep 40 ITEC in reserve until the SSR has been determined.</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 xml:space="preserve">Alternatively, if the SSR has been determined to be, say, 20%, vessels that wish to sell credits before fishing the entirety of their </w:t>
      </w:r>
      <w:r w:rsidR="00CE31F2">
        <w:rPr>
          <w:sz w:val="22"/>
          <w:szCs w:val="22"/>
        </w:rPr>
        <w:t>p</w:t>
      </w:r>
      <w:r w:rsidRPr="001969DC">
        <w:rPr>
          <w:sz w:val="22"/>
          <w:szCs w:val="22"/>
        </w:rPr>
        <w:t xml:space="preserve">ollock allocation must retire an additional 25% credits for each transaction. For example, if that vessel sold 80 credits, it would retire an additional 25% or 20 credits. This fraction is equivalent to applying the SSR of 20% on a vessel that finishes fishing </w:t>
      </w:r>
      <w:r w:rsidR="00CE31F2">
        <w:rPr>
          <w:sz w:val="22"/>
          <w:szCs w:val="22"/>
        </w:rPr>
        <w:t>pollock</w:t>
      </w:r>
      <w:r w:rsidRPr="001969DC">
        <w:rPr>
          <w:sz w:val="22"/>
          <w:szCs w:val="22"/>
        </w:rPr>
        <w:t xml:space="preserve"> with 100 credits remaining: for this hypothetical vessel, 20 credits would be retired, leaving it with 80 credits to sell, exactly the same as in the example.</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outlineLvl w:val="0"/>
        <w:rPr>
          <w:sz w:val="22"/>
          <w:szCs w:val="22"/>
          <w:u w:val="single"/>
        </w:rPr>
      </w:pPr>
      <w:r w:rsidRPr="001969DC">
        <w:rPr>
          <w:sz w:val="22"/>
          <w:szCs w:val="22"/>
          <w:u w:val="single"/>
        </w:rPr>
        <w:t>(ii) Calculating a savings rate:</w:t>
      </w:r>
    </w:p>
    <w:p w:rsidR="00E560D2" w:rsidRPr="001969DC" w:rsidRDefault="00E560D2" w:rsidP="00E560D2">
      <w:pPr>
        <w:spacing w:line="480" w:lineRule="auto"/>
        <w:ind w:left="360"/>
        <w:rPr>
          <w:sz w:val="22"/>
          <w:szCs w:val="22"/>
        </w:rPr>
      </w:pPr>
      <w:r w:rsidRPr="001969DC">
        <w:rPr>
          <w:sz w:val="22"/>
          <w:szCs w:val="22"/>
        </w:rPr>
        <w:t xml:space="preserve">Numerical experiments with the Inshore daily data suggest that calculating the savings fraction when 2/3 of the sector </w:t>
      </w:r>
      <w:r w:rsidR="00CE31F2">
        <w:rPr>
          <w:sz w:val="22"/>
          <w:szCs w:val="22"/>
        </w:rPr>
        <w:t>pollock</w:t>
      </w:r>
      <w:r w:rsidRPr="001969DC">
        <w:rPr>
          <w:sz w:val="22"/>
          <w:szCs w:val="22"/>
        </w:rPr>
        <w:t xml:space="preserve"> quota are caught (2/3 sector TAC) gives the best result, in terms of estimating the credits needed to complete the season. This is the </w:t>
      </w:r>
      <w:r>
        <w:rPr>
          <w:sz w:val="22"/>
          <w:szCs w:val="22"/>
        </w:rPr>
        <w:t>“</w:t>
      </w:r>
      <w:r w:rsidRPr="001969DC">
        <w:rPr>
          <w:sz w:val="22"/>
          <w:szCs w:val="22"/>
        </w:rPr>
        <w:t>estimated total sector by-catch for the B-season.</w:t>
      </w:r>
      <w:r>
        <w:rPr>
          <w:sz w:val="22"/>
          <w:szCs w:val="22"/>
        </w:rPr>
        <w:t>”</w:t>
      </w:r>
      <w:r w:rsidRPr="001969DC">
        <w:rPr>
          <w:sz w:val="22"/>
          <w:szCs w:val="22"/>
        </w:rPr>
        <w:t xml:space="preserve"> This estimate normally occurs between August 29 and Sept 16 (see figure and table below). This tends to happen later in low salmon abundance years (when fewer transfers are needed) and occurs earlier in moderate to high abundance years.</w:t>
      </w:r>
    </w:p>
    <w:p w:rsidR="00E560D2" w:rsidRPr="001969DC" w:rsidRDefault="00E560D2" w:rsidP="00E560D2">
      <w:pPr>
        <w:spacing w:line="480" w:lineRule="auto"/>
        <w:ind w:left="360"/>
        <w:rPr>
          <w:sz w:val="22"/>
          <w:szCs w:val="22"/>
          <w:u w:val="single"/>
        </w:rPr>
      </w:pPr>
    </w:p>
    <w:p w:rsidR="00E560D2" w:rsidRPr="001969DC" w:rsidRDefault="00E560D2" w:rsidP="00E560D2">
      <w:pPr>
        <w:spacing w:line="480" w:lineRule="auto"/>
        <w:ind w:left="360"/>
        <w:rPr>
          <w:sz w:val="22"/>
          <w:szCs w:val="22"/>
        </w:rPr>
      </w:pPr>
      <w:r w:rsidRPr="001969DC">
        <w:rPr>
          <w:sz w:val="22"/>
          <w:szCs w:val="22"/>
        </w:rPr>
        <w:t xml:space="preserve">The </w:t>
      </w:r>
      <w:r>
        <w:rPr>
          <w:sz w:val="22"/>
          <w:szCs w:val="22"/>
        </w:rPr>
        <w:t>“</w:t>
      </w:r>
      <w:r w:rsidRPr="001969DC">
        <w:rPr>
          <w:sz w:val="22"/>
          <w:szCs w:val="22"/>
        </w:rPr>
        <w:t>estimated number of surplus credits</w:t>
      </w:r>
      <w:r>
        <w:rPr>
          <w:sz w:val="22"/>
          <w:szCs w:val="22"/>
        </w:rPr>
        <w:t>”</w:t>
      </w:r>
      <w:r w:rsidRPr="001969DC">
        <w:rPr>
          <w:sz w:val="22"/>
          <w:szCs w:val="22"/>
        </w:rPr>
        <w:t xml:space="preserve"> in the table below is the (current number of credits for the sector on the date that the salmon savings rate is calculated) - (estimated total B-season bycatch for the sector + buffer). Here the buffer is 5000, to account for error in the estimates of total sector by-catch.</w:t>
      </w:r>
    </w:p>
    <w:p w:rsidR="00E560D2" w:rsidRPr="001969DC" w:rsidRDefault="00E560D2" w:rsidP="00E560D2">
      <w:pPr>
        <w:spacing w:line="480" w:lineRule="auto"/>
        <w:ind w:left="360"/>
        <w:rPr>
          <w:sz w:val="22"/>
          <w:szCs w:val="22"/>
        </w:rPr>
      </w:pPr>
    </w:p>
    <w:p w:rsidR="00E560D2" w:rsidRDefault="00E560D2" w:rsidP="00E560D2">
      <w:pPr>
        <w:spacing w:line="480" w:lineRule="auto"/>
        <w:ind w:left="360"/>
        <w:rPr>
          <w:sz w:val="22"/>
          <w:szCs w:val="22"/>
        </w:rPr>
      </w:pPr>
      <w:r w:rsidRPr="001969DC">
        <w:rPr>
          <w:sz w:val="22"/>
          <w:szCs w:val="22"/>
        </w:rPr>
        <w:t xml:space="preserve">The final </w:t>
      </w:r>
      <w:r>
        <w:rPr>
          <w:sz w:val="22"/>
          <w:szCs w:val="22"/>
        </w:rPr>
        <w:t>“</w:t>
      </w:r>
      <w:r w:rsidRPr="001969DC">
        <w:rPr>
          <w:sz w:val="22"/>
          <w:szCs w:val="22"/>
        </w:rPr>
        <w:t>allowable salmon savings rate</w:t>
      </w:r>
      <w:r>
        <w:rPr>
          <w:sz w:val="22"/>
          <w:szCs w:val="22"/>
        </w:rPr>
        <w:t>”</w:t>
      </w:r>
      <w:r w:rsidRPr="001969DC">
        <w:rPr>
          <w:sz w:val="22"/>
          <w:szCs w:val="22"/>
        </w:rPr>
        <w:t xml:space="preserve"> would then be (the number of estimated surplus credits) / (current number of credits for the fleet). It is called an</w:t>
      </w:r>
      <w:r>
        <w:rPr>
          <w:sz w:val="22"/>
          <w:szCs w:val="22"/>
        </w:rPr>
        <w:t>”</w:t>
      </w:r>
      <w:r w:rsidRPr="001969DC">
        <w:rPr>
          <w:sz w:val="22"/>
          <w:szCs w:val="22"/>
        </w:rPr>
        <w:t xml:space="preserve"> allowable salmon savings rate</w:t>
      </w:r>
      <w:r>
        <w:rPr>
          <w:sz w:val="22"/>
          <w:szCs w:val="22"/>
        </w:rPr>
        <w:t>”</w:t>
      </w:r>
      <w:r w:rsidRPr="001969DC">
        <w:rPr>
          <w:sz w:val="22"/>
          <w:szCs w:val="22"/>
        </w:rPr>
        <w:t xml:space="preserve"> in that under this SSR, the </w:t>
      </w:r>
      <w:r w:rsidR="00CE31F2">
        <w:rPr>
          <w:sz w:val="22"/>
          <w:szCs w:val="22"/>
        </w:rPr>
        <w:t>pollock</w:t>
      </w:r>
      <w:r w:rsidRPr="001969DC">
        <w:rPr>
          <w:sz w:val="22"/>
          <w:szCs w:val="22"/>
        </w:rPr>
        <w:t xml:space="preserve"> harvest for the sector would not be limited by the availability of salmon encounter credits. These numbers are shown in the blue region of the table below. Notice that in high abundance years the SSR is 0%. and in low salmon abundance years the allowable SSR can be as high as ~79.6%. That is, in year 2000, we would be confident of fishing the entire </w:t>
      </w:r>
      <w:r w:rsidR="00CE31F2">
        <w:rPr>
          <w:sz w:val="22"/>
          <w:szCs w:val="22"/>
        </w:rPr>
        <w:t>pollock</w:t>
      </w:r>
      <w:r w:rsidRPr="001969DC">
        <w:rPr>
          <w:sz w:val="22"/>
          <w:szCs w:val="22"/>
        </w:rPr>
        <w:t xml:space="preserve"> quota (with margin for error) if the SSR were set at 79.6%. However such a high rate would put a damper on trading before the rate was posted (albeit, in 2000 no transfers were ultimately necessary). Alternatively, we can set a cap on this rate (say 40%), so that early trading can occur more readily if needed. Then any year where the estimated SSR is above 40% would automatically set the SSR at 40%. Agreeing to retire up to 40% would be thought of favorably by the Chinook salmon interests.</w:t>
      </w:r>
    </w:p>
    <w:p w:rsidR="00E560D2" w:rsidRDefault="00E560D2" w:rsidP="00E560D2">
      <w:pPr>
        <w:spacing w:line="480" w:lineRule="auto"/>
        <w:ind w:left="360"/>
        <w:rPr>
          <w:sz w:val="22"/>
          <w:szCs w:val="22"/>
        </w:rPr>
      </w:pPr>
    </w:p>
    <w:p w:rsidR="00E560D2" w:rsidRPr="001969DC" w:rsidRDefault="00E560D2" w:rsidP="00E560D2">
      <w:pPr>
        <w:pStyle w:val="Caption"/>
        <w:numPr>
          <w:ins w:id="410" w:author="Keith Criddle" w:date="2009-11-28T16:35:00Z"/>
        </w:numPr>
        <w:spacing w:line="480" w:lineRule="auto"/>
        <w:ind w:left="720"/>
      </w:pPr>
      <w:r w:rsidRPr="001969DC">
        <w:t xml:space="preserve">Table B - </w:t>
      </w:r>
      <w:fldSimple w:instr=" SEQ Table_B_- \* ARABIC ">
        <w:r>
          <w:rPr>
            <w:noProof/>
          </w:rPr>
          <w:t>1</w:t>
        </w:r>
      </w:fldSimple>
      <w:r w:rsidRPr="001969DC">
        <w:t>. calculation of SSR for the Inshore Catcher-Vessel sector for years 2000 - 2007</w:t>
      </w:r>
    </w:p>
    <w:tbl>
      <w:tblPr>
        <w:tblW w:w="0" w:type="auto"/>
        <w:jc w:val="center"/>
        <w:tblLayout w:type="fixed"/>
        <w:tblCellMar>
          <w:left w:w="0" w:type="dxa"/>
          <w:right w:w="0" w:type="dxa"/>
        </w:tblCellMar>
        <w:tblLook w:val="0000"/>
      </w:tblPr>
      <w:tblGrid>
        <w:gridCol w:w="828"/>
        <w:gridCol w:w="1080"/>
        <w:gridCol w:w="1080"/>
        <w:gridCol w:w="1080"/>
        <w:gridCol w:w="1080"/>
        <w:gridCol w:w="1080"/>
        <w:gridCol w:w="1080"/>
        <w:gridCol w:w="1080"/>
      </w:tblGrid>
      <w:tr w:rsidR="00E560D2" w:rsidRPr="001969DC">
        <w:trPr>
          <w:trHeight w:val="268"/>
          <w:jc w:val="center"/>
        </w:trPr>
        <w:tc>
          <w:tcPr>
            <w:tcW w:w="828" w:type="dxa"/>
            <w:tcBorders>
              <w:top w:val="single" w:sz="12" w:space="0" w:color="auto"/>
              <w:bottom w:val="single" w:sz="12" w:space="0" w:color="auto"/>
            </w:tcBorders>
            <w:noWrap/>
            <w:vAlign w:val="center"/>
          </w:tcPr>
          <w:p w:rsidR="00E560D2" w:rsidRPr="00CF41A2" w:rsidRDefault="00E560D2" w:rsidP="00E560D2">
            <w:pPr>
              <w:keepNext/>
              <w:ind w:left="360"/>
              <w:rPr>
                <w:sz w:val="20"/>
                <w:szCs w:val="20"/>
              </w:rPr>
            </w:pPr>
          </w:p>
        </w:tc>
        <w:tc>
          <w:tcPr>
            <w:tcW w:w="6127" w:type="dxa"/>
            <w:gridSpan w:val="6"/>
            <w:tcBorders>
              <w:top w:val="single" w:sz="12" w:space="0" w:color="auto"/>
              <w:bottom w:val="single" w:sz="12" w:space="0" w:color="auto"/>
            </w:tcBorders>
            <w:noWrap/>
            <w:vAlign w:val="center"/>
          </w:tcPr>
          <w:p w:rsidR="00E560D2" w:rsidRPr="00CF41A2" w:rsidRDefault="00E560D2" w:rsidP="00E560D2">
            <w:pPr>
              <w:keepNext/>
              <w:ind w:left="360"/>
              <w:rPr>
                <w:b/>
                <w:sz w:val="20"/>
                <w:szCs w:val="20"/>
              </w:rPr>
            </w:pPr>
            <w:r w:rsidRPr="00CF41A2">
              <w:rPr>
                <w:b/>
                <w:sz w:val="20"/>
                <w:szCs w:val="20"/>
              </w:rPr>
              <w:t>Dynamic Salmon Savings Rate (at end of B season)</w:t>
            </w:r>
          </w:p>
        </w:tc>
        <w:tc>
          <w:tcPr>
            <w:tcW w:w="1080" w:type="dxa"/>
            <w:tcBorders>
              <w:top w:val="single" w:sz="12" w:space="0" w:color="auto"/>
              <w:bottom w:val="single" w:sz="12" w:space="0" w:color="auto"/>
            </w:tcBorders>
            <w:shd w:val="clear" w:color="auto" w:fill="FCF305"/>
            <w:noWrap/>
            <w:vAlign w:val="center"/>
          </w:tcPr>
          <w:p w:rsidR="00E560D2" w:rsidRPr="00CF41A2" w:rsidRDefault="00E560D2" w:rsidP="00E560D2">
            <w:pPr>
              <w:keepNext/>
              <w:ind w:left="52"/>
              <w:rPr>
                <w:sz w:val="20"/>
                <w:szCs w:val="20"/>
              </w:rPr>
            </w:pPr>
            <w:r w:rsidRPr="00CF41A2">
              <w:rPr>
                <w:sz w:val="20"/>
                <w:szCs w:val="20"/>
              </w:rPr>
              <w:t>U</w:t>
            </w:r>
            <w:r>
              <w:rPr>
                <w:sz w:val="20"/>
                <w:szCs w:val="20"/>
              </w:rPr>
              <w:t>nknown</w:t>
            </w:r>
          </w:p>
        </w:tc>
      </w:tr>
      <w:tr w:rsidR="00E560D2" w:rsidRPr="001969DC">
        <w:trPr>
          <w:jc w:val="center"/>
        </w:trPr>
        <w:tc>
          <w:tcPr>
            <w:tcW w:w="828" w:type="dxa"/>
            <w:tcBorders>
              <w:top w:val="single" w:sz="12" w:space="0" w:color="auto"/>
            </w:tcBorders>
            <w:vAlign w:val="center"/>
          </w:tcPr>
          <w:p w:rsidR="00E560D2" w:rsidRPr="00CF41A2" w:rsidRDefault="00E560D2" w:rsidP="00E560D2">
            <w:pPr>
              <w:keepNext/>
              <w:rPr>
                <w:sz w:val="20"/>
                <w:szCs w:val="20"/>
              </w:rPr>
            </w:pPr>
            <w:r w:rsidRPr="00CF41A2">
              <w:rPr>
                <w:sz w:val="20"/>
                <w:szCs w:val="20"/>
              </w:rPr>
              <w:t>year</w:t>
            </w:r>
          </w:p>
        </w:tc>
        <w:tc>
          <w:tcPr>
            <w:tcW w:w="1080" w:type="dxa"/>
            <w:tcBorders>
              <w:top w:val="single" w:sz="12" w:space="0" w:color="auto"/>
            </w:tcBorders>
            <w:vAlign w:val="center"/>
          </w:tcPr>
          <w:p w:rsidR="00E560D2" w:rsidRPr="00CF41A2" w:rsidRDefault="00E560D2" w:rsidP="00E560D2">
            <w:pPr>
              <w:keepNext/>
              <w:ind w:left="15"/>
              <w:jc w:val="center"/>
              <w:rPr>
                <w:sz w:val="20"/>
                <w:szCs w:val="20"/>
              </w:rPr>
            </w:pPr>
            <w:r w:rsidRPr="00CF41A2">
              <w:rPr>
                <w:sz w:val="20"/>
                <w:szCs w:val="20"/>
              </w:rPr>
              <w:t>A</w:t>
            </w:r>
          </w:p>
        </w:tc>
        <w:tc>
          <w:tcPr>
            <w:tcW w:w="1080" w:type="dxa"/>
            <w:tcBorders>
              <w:top w:val="single" w:sz="12" w:space="0" w:color="auto"/>
            </w:tcBorders>
            <w:vAlign w:val="center"/>
          </w:tcPr>
          <w:p w:rsidR="00E560D2" w:rsidRPr="00CF41A2" w:rsidRDefault="00E560D2" w:rsidP="00E560D2">
            <w:pPr>
              <w:keepNext/>
              <w:ind w:left="-10"/>
              <w:jc w:val="center"/>
              <w:rPr>
                <w:sz w:val="20"/>
                <w:szCs w:val="20"/>
              </w:rPr>
            </w:pPr>
            <w:r w:rsidRPr="00CF41A2">
              <w:rPr>
                <w:sz w:val="20"/>
                <w:szCs w:val="20"/>
              </w:rPr>
              <w:t>B</w:t>
            </w:r>
          </w:p>
        </w:tc>
        <w:tc>
          <w:tcPr>
            <w:tcW w:w="1080" w:type="dxa"/>
            <w:tcBorders>
              <w:top w:val="single" w:sz="12" w:space="0" w:color="auto"/>
            </w:tcBorders>
            <w:vAlign w:val="center"/>
          </w:tcPr>
          <w:p w:rsidR="00E560D2" w:rsidRPr="00CF41A2" w:rsidRDefault="00E560D2" w:rsidP="00E560D2">
            <w:pPr>
              <w:keepNext/>
              <w:jc w:val="center"/>
              <w:rPr>
                <w:sz w:val="20"/>
                <w:szCs w:val="20"/>
              </w:rPr>
            </w:pPr>
            <w:r w:rsidRPr="00CF41A2">
              <w:rPr>
                <w:sz w:val="20"/>
                <w:szCs w:val="20"/>
              </w:rPr>
              <w:t>C</w:t>
            </w:r>
          </w:p>
        </w:tc>
        <w:tc>
          <w:tcPr>
            <w:tcW w:w="1080" w:type="dxa"/>
            <w:tcBorders>
              <w:top w:val="single" w:sz="12" w:space="0" w:color="auto"/>
            </w:tcBorders>
            <w:vAlign w:val="center"/>
          </w:tcPr>
          <w:p w:rsidR="00E560D2" w:rsidRPr="00CF41A2" w:rsidRDefault="00E560D2" w:rsidP="00E560D2">
            <w:pPr>
              <w:keepNext/>
              <w:jc w:val="center"/>
              <w:rPr>
                <w:sz w:val="20"/>
                <w:szCs w:val="20"/>
              </w:rPr>
            </w:pPr>
            <w:r w:rsidRPr="00CF41A2">
              <w:rPr>
                <w:sz w:val="20"/>
                <w:szCs w:val="20"/>
              </w:rPr>
              <w:t>D</w:t>
            </w:r>
          </w:p>
        </w:tc>
        <w:tc>
          <w:tcPr>
            <w:tcW w:w="1080" w:type="dxa"/>
            <w:tcBorders>
              <w:top w:val="single" w:sz="12" w:space="0" w:color="auto"/>
            </w:tcBorders>
            <w:vAlign w:val="center"/>
          </w:tcPr>
          <w:p w:rsidR="00E560D2" w:rsidRPr="00CF41A2" w:rsidRDefault="00E560D2" w:rsidP="00E560D2">
            <w:pPr>
              <w:keepNext/>
              <w:ind w:left="37"/>
              <w:jc w:val="center"/>
              <w:rPr>
                <w:sz w:val="20"/>
                <w:szCs w:val="20"/>
              </w:rPr>
            </w:pPr>
            <w:r w:rsidRPr="00CF41A2">
              <w:rPr>
                <w:sz w:val="20"/>
                <w:szCs w:val="20"/>
              </w:rPr>
              <w:t>E</w:t>
            </w:r>
          </w:p>
        </w:tc>
        <w:tc>
          <w:tcPr>
            <w:tcW w:w="1080" w:type="dxa"/>
            <w:tcBorders>
              <w:top w:val="single" w:sz="12" w:space="0" w:color="auto"/>
            </w:tcBorders>
            <w:shd w:val="clear" w:color="auto" w:fill="CCFFFF"/>
            <w:vAlign w:val="center"/>
          </w:tcPr>
          <w:p w:rsidR="00E560D2" w:rsidRPr="00CF41A2" w:rsidRDefault="00E560D2" w:rsidP="00E560D2">
            <w:pPr>
              <w:keepNext/>
              <w:jc w:val="center"/>
              <w:rPr>
                <w:sz w:val="20"/>
                <w:szCs w:val="20"/>
              </w:rPr>
            </w:pPr>
            <w:r w:rsidRPr="00CF41A2">
              <w:rPr>
                <w:sz w:val="20"/>
                <w:szCs w:val="20"/>
              </w:rPr>
              <w:t>F</w:t>
            </w:r>
          </w:p>
        </w:tc>
        <w:tc>
          <w:tcPr>
            <w:tcW w:w="1080" w:type="dxa"/>
            <w:tcBorders>
              <w:top w:val="single" w:sz="12" w:space="0" w:color="auto"/>
            </w:tcBorders>
            <w:shd w:val="clear" w:color="auto" w:fill="FCF305"/>
            <w:vAlign w:val="center"/>
          </w:tcPr>
          <w:p w:rsidR="00E560D2" w:rsidRPr="00CF41A2" w:rsidRDefault="00E560D2" w:rsidP="00E560D2">
            <w:pPr>
              <w:keepNext/>
              <w:ind w:left="4"/>
              <w:jc w:val="center"/>
              <w:rPr>
                <w:sz w:val="20"/>
                <w:szCs w:val="20"/>
              </w:rPr>
            </w:pPr>
            <w:r w:rsidRPr="00CF41A2">
              <w:rPr>
                <w:sz w:val="20"/>
                <w:szCs w:val="20"/>
              </w:rPr>
              <w:t>G</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2000</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16-Sep</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9859</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254</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7540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 xml:space="preserve">2319 </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23.52%</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711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2001</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11-Sep</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9812</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277</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7770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 xml:space="preserve">2042 </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20.8%</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2743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2002</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5-Sep</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10236</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1655</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21550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 xml:space="preserve">(11314) </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0.0%</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9622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2003</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2-Sep</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10801</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256</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7560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 xml:space="preserve">3241 </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30.0%</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7144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2004</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31-Aug</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9716</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1890</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23900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 xml:space="preserve">(14814) </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0.0%</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20924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2005</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29-Aug</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9668</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4142</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46420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(25298)</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0.0%</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33734 </w:t>
            </w:r>
          </w:p>
        </w:tc>
      </w:tr>
      <w:tr w:rsidR="00E560D2" w:rsidRPr="00B66EF3">
        <w:trPr>
          <w:jc w:val="center"/>
        </w:trPr>
        <w:tc>
          <w:tcPr>
            <w:tcW w:w="828" w:type="dxa"/>
            <w:noWrap/>
            <w:vAlign w:val="center"/>
          </w:tcPr>
          <w:p w:rsidR="00E560D2" w:rsidRPr="00B66EF3" w:rsidRDefault="00E560D2" w:rsidP="00E560D2">
            <w:pPr>
              <w:keepNext/>
              <w:rPr>
                <w:sz w:val="20"/>
                <w:szCs w:val="20"/>
              </w:rPr>
            </w:pPr>
            <w:r w:rsidRPr="00B66EF3">
              <w:rPr>
                <w:sz w:val="20"/>
                <w:szCs w:val="20"/>
              </w:rPr>
              <w:t>2006</w:t>
            </w:r>
          </w:p>
        </w:tc>
        <w:tc>
          <w:tcPr>
            <w:tcW w:w="1080" w:type="dxa"/>
            <w:noWrap/>
            <w:vAlign w:val="center"/>
          </w:tcPr>
          <w:p w:rsidR="00E560D2" w:rsidRPr="00B66EF3" w:rsidRDefault="00E560D2" w:rsidP="00E560D2">
            <w:pPr>
              <w:keepNext/>
              <w:ind w:left="15" w:firstLine="111"/>
              <w:rPr>
                <w:sz w:val="20"/>
                <w:szCs w:val="20"/>
              </w:rPr>
            </w:pPr>
            <w:r w:rsidRPr="00B66EF3">
              <w:rPr>
                <w:sz w:val="20"/>
                <w:szCs w:val="20"/>
              </w:rPr>
              <w:t>10-Sep</w:t>
            </w:r>
          </w:p>
        </w:tc>
        <w:tc>
          <w:tcPr>
            <w:tcW w:w="1080" w:type="dxa"/>
            <w:noWrap/>
            <w:vAlign w:val="center"/>
          </w:tcPr>
          <w:p w:rsidR="00E560D2" w:rsidRPr="00B66EF3" w:rsidRDefault="00E560D2" w:rsidP="00E560D2">
            <w:pPr>
              <w:keepNext/>
              <w:ind w:left="-10" w:right="234"/>
              <w:jc w:val="right"/>
              <w:rPr>
                <w:sz w:val="20"/>
                <w:szCs w:val="20"/>
              </w:rPr>
            </w:pPr>
            <w:r w:rsidRPr="00B66EF3">
              <w:rPr>
                <w:sz w:val="20"/>
                <w:szCs w:val="20"/>
              </w:rPr>
              <w:t>9703</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3591</w:t>
            </w:r>
          </w:p>
        </w:tc>
        <w:tc>
          <w:tcPr>
            <w:tcW w:w="1080" w:type="dxa"/>
            <w:noWrap/>
            <w:vAlign w:val="center"/>
          </w:tcPr>
          <w:p w:rsidR="00E560D2" w:rsidRPr="00B66EF3" w:rsidRDefault="00E560D2" w:rsidP="00E560D2">
            <w:pPr>
              <w:keepNext/>
              <w:ind w:right="234"/>
              <w:jc w:val="right"/>
              <w:rPr>
                <w:sz w:val="20"/>
                <w:szCs w:val="20"/>
              </w:rPr>
            </w:pPr>
            <w:r w:rsidRPr="00B66EF3">
              <w:rPr>
                <w:sz w:val="20"/>
                <w:szCs w:val="20"/>
              </w:rPr>
              <w:t>40910</w:t>
            </w:r>
          </w:p>
        </w:tc>
        <w:tc>
          <w:tcPr>
            <w:tcW w:w="1080" w:type="dxa"/>
            <w:noWrap/>
            <w:vAlign w:val="center"/>
          </w:tcPr>
          <w:p w:rsidR="00E560D2" w:rsidRPr="00B66EF3" w:rsidRDefault="00E560D2" w:rsidP="00E560D2">
            <w:pPr>
              <w:keepNext/>
              <w:ind w:left="37" w:right="234"/>
              <w:jc w:val="right"/>
              <w:rPr>
                <w:sz w:val="20"/>
                <w:szCs w:val="20"/>
              </w:rPr>
            </w:pPr>
            <w:r w:rsidRPr="00B66EF3">
              <w:rPr>
                <w:sz w:val="20"/>
                <w:szCs w:val="20"/>
              </w:rPr>
              <w:t>(28728)</w:t>
            </w:r>
          </w:p>
        </w:tc>
        <w:tc>
          <w:tcPr>
            <w:tcW w:w="1080" w:type="dxa"/>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0.0%</w:t>
            </w:r>
          </w:p>
        </w:tc>
        <w:tc>
          <w:tcPr>
            <w:tcW w:w="1080" w:type="dxa"/>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21179 </w:t>
            </w:r>
          </w:p>
        </w:tc>
      </w:tr>
      <w:tr w:rsidR="00E560D2" w:rsidRPr="00B66EF3">
        <w:trPr>
          <w:jc w:val="center"/>
        </w:trPr>
        <w:tc>
          <w:tcPr>
            <w:tcW w:w="828" w:type="dxa"/>
            <w:tcBorders>
              <w:bottom w:val="single" w:sz="12" w:space="0" w:color="auto"/>
            </w:tcBorders>
            <w:noWrap/>
            <w:vAlign w:val="center"/>
          </w:tcPr>
          <w:p w:rsidR="00E560D2" w:rsidRPr="00B66EF3" w:rsidRDefault="00E560D2" w:rsidP="00E560D2">
            <w:pPr>
              <w:keepNext/>
              <w:rPr>
                <w:sz w:val="20"/>
                <w:szCs w:val="20"/>
              </w:rPr>
            </w:pPr>
            <w:r w:rsidRPr="00B66EF3">
              <w:rPr>
                <w:sz w:val="20"/>
                <w:szCs w:val="20"/>
              </w:rPr>
              <w:t>2007</w:t>
            </w:r>
          </w:p>
        </w:tc>
        <w:tc>
          <w:tcPr>
            <w:tcW w:w="1080" w:type="dxa"/>
            <w:tcBorders>
              <w:bottom w:val="single" w:sz="12" w:space="0" w:color="auto"/>
            </w:tcBorders>
            <w:noWrap/>
            <w:vAlign w:val="center"/>
          </w:tcPr>
          <w:p w:rsidR="00E560D2" w:rsidRPr="00B66EF3" w:rsidRDefault="00E560D2" w:rsidP="00E560D2">
            <w:pPr>
              <w:keepNext/>
              <w:ind w:left="15" w:firstLine="111"/>
              <w:rPr>
                <w:sz w:val="20"/>
                <w:szCs w:val="20"/>
              </w:rPr>
            </w:pPr>
            <w:r w:rsidRPr="00B66EF3">
              <w:rPr>
                <w:sz w:val="20"/>
                <w:szCs w:val="20"/>
              </w:rPr>
              <w:t>2-Sep</w:t>
            </w:r>
          </w:p>
        </w:tc>
        <w:tc>
          <w:tcPr>
            <w:tcW w:w="1080" w:type="dxa"/>
            <w:tcBorders>
              <w:bottom w:val="single" w:sz="12" w:space="0" w:color="auto"/>
            </w:tcBorders>
            <w:noWrap/>
            <w:vAlign w:val="center"/>
          </w:tcPr>
          <w:p w:rsidR="00E560D2" w:rsidRPr="00B66EF3" w:rsidRDefault="00E560D2" w:rsidP="00E560D2">
            <w:pPr>
              <w:keepNext/>
              <w:ind w:left="-10" w:right="234"/>
              <w:jc w:val="right"/>
              <w:rPr>
                <w:sz w:val="20"/>
                <w:szCs w:val="20"/>
              </w:rPr>
            </w:pPr>
            <w:r w:rsidRPr="00B66EF3">
              <w:rPr>
                <w:sz w:val="20"/>
                <w:szCs w:val="20"/>
              </w:rPr>
              <w:t>9826</w:t>
            </w:r>
          </w:p>
        </w:tc>
        <w:tc>
          <w:tcPr>
            <w:tcW w:w="1080" w:type="dxa"/>
            <w:tcBorders>
              <w:bottom w:val="single" w:sz="12" w:space="0" w:color="auto"/>
            </w:tcBorders>
            <w:noWrap/>
            <w:vAlign w:val="center"/>
          </w:tcPr>
          <w:p w:rsidR="00E560D2" w:rsidRPr="00B66EF3" w:rsidRDefault="00E560D2" w:rsidP="00E560D2">
            <w:pPr>
              <w:keepNext/>
              <w:ind w:right="234"/>
              <w:jc w:val="right"/>
              <w:rPr>
                <w:sz w:val="20"/>
                <w:szCs w:val="20"/>
              </w:rPr>
            </w:pPr>
            <w:r w:rsidRPr="00B66EF3">
              <w:rPr>
                <w:sz w:val="20"/>
                <w:szCs w:val="20"/>
              </w:rPr>
              <w:t>1465</w:t>
            </w:r>
          </w:p>
        </w:tc>
        <w:tc>
          <w:tcPr>
            <w:tcW w:w="1080" w:type="dxa"/>
            <w:tcBorders>
              <w:bottom w:val="single" w:sz="12" w:space="0" w:color="auto"/>
            </w:tcBorders>
            <w:noWrap/>
            <w:vAlign w:val="center"/>
          </w:tcPr>
          <w:p w:rsidR="00E560D2" w:rsidRPr="00B66EF3" w:rsidRDefault="00E560D2" w:rsidP="00E560D2">
            <w:pPr>
              <w:keepNext/>
              <w:ind w:right="234"/>
              <w:jc w:val="right"/>
              <w:rPr>
                <w:sz w:val="20"/>
                <w:szCs w:val="20"/>
              </w:rPr>
            </w:pPr>
            <w:r w:rsidRPr="00B66EF3">
              <w:rPr>
                <w:sz w:val="20"/>
                <w:szCs w:val="20"/>
              </w:rPr>
              <w:t>19650</w:t>
            </w:r>
          </w:p>
        </w:tc>
        <w:tc>
          <w:tcPr>
            <w:tcW w:w="1080" w:type="dxa"/>
            <w:tcBorders>
              <w:bottom w:val="single" w:sz="12" w:space="0" w:color="auto"/>
            </w:tcBorders>
            <w:noWrap/>
            <w:vAlign w:val="center"/>
          </w:tcPr>
          <w:p w:rsidR="00E560D2" w:rsidRPr="00B66EF3" w:rsidRDefault="00E560D2" w:rsidP="00E560D2">
            <w:pPr>
              <w:keepNext/>
              <w:ind w:left="37" w:right="234"/>
              <w:jc w:val="right"/>
              <w:rPr>
                <w:sz w:val="20"/>
                <w:szCs w:val="20"/>
              </w:rPr>
            </w:pPr>
            <w:r w:rsidRPr="00B66EF3">
              <w:rPr>
                <w:sz w:val="20"/>
                <w:szCs w:val="20"/>
              </w:rPr>
              <w:t>(4802)</w:t>
            </w:r>
          </w:p>
        </w:tc>
        <w:tc>
          <w:tcPr>
            <w:tcW w:w="1080" w:type="dxa"/>
            <w:tcBorders>
              <w:bottom w:val="single" w:sz="12" w:space="0" w:color="auto"/>
            </w:tcBorders>
            <w:shd w:val="clear" w:color="auto" w:fill="CCFFFF"/>
            <w:noWrap/>
            <w:vAlign w:val="center"/>
          </w:tcPr>
          <w:p w:rsidR="00E560D2" w:rsidRPr="00B66EF3" w:rsidRDefault="00E560D2" w:rsidP="00E560D2">
            <w:pPr>
              <w:keepNext/>
              <w:ind w:right="234"/>
              <w:jc w:val="right"/>
              <w:rPr>
                <w:sz w:val="20"/>
                <w:szCs w:val="20"/>
              </w:rPr>
            </w:pPr>
            <w:r w:rsidRPr="00B66EF3">
              <w:rPr>
                <w:sz w:val="20"/>
                <w:szCs w:val="20"/>
              </w:rPr>
              <w:t>0.0%</w:t>
            </w:r>
          </w:p>
        </w:tc>
        <w:tc>
          <w:tcPr>
            <w:tcW w:w="1080" w:type="dxa"/>
            <w:tcBorders>
              <w:bottom w:val="single" w:sz="12" w:space="0" w:color="auto"/>
            </w:tcBorders>
            <w:shd w:val="clear" w:color="auto" w:fill="FCF305"/>
            <w:noWrap/>
            <w:vAlign w:val="center"/>
          </w:tcPr>
          <w:p w:rsidR="00E560D2" w:rsidRPr="00B66EF3" w:rsidRDefault="00E560D2" w:rsidP="00E560D2">
            <w:pPr>
              <w:keepNext/>
              <w:ind w:left="4" w:right="234"/>
              <w:jc w:val="right"/>
              <w:rPr>
                <w:sz w:val="20"/>
                <w:szCs w:val="20"/>
              </w:rPr>
            </w:pPr>
            <w:r w:rsidRPr="00B66EF3">
              <w:rPr>
                <w:sz w:val="20"/>
                <w:szCs w:val="20"/>
              </w:rPr>
              <w:t xml:space="preserve">33813 </w:t>
            </w:r>
          </w:p>
        </w:tc>
      </w:tr>
    </w:tbl>
    <w:p w:rsidR="00E560D2" w:rsidRDefault="00E560D2" w:rsidP="00E560D2">
      <w:pPr>
        <w:ind w:left="720"/>
        <w:outlineLvl w:val="0"/>
        <w:rPr>
          <w:sz w:val="20"/>
          <w:szCs w:val="20"/>
        </w:rPr>
      </w:pPr>
      <w:r w:rsidRPr="00CF41A2">
        <w:rPr>
          <w:sz w:val="20"/>
          <w:szCs w:val="20"/>
        </w:rPr>
        <w:t xml:space="preserve">A = date when 2/3 </w:t>
      </w:r>
      <w:r>
        <w:rPr>
          <w:sz w:val="20"/>
          <w:szCs w:val="20"/>
        </w:rPr>
        <w:t>p</w:t>
      </w:r>
      <w:r w:rsidRPr="00CF41A2">
        <w:rPr>
          <w:sz w:val="20"/>
          <w:szCs w:val="20"/>
        </w:rPr>
        <w:t>ollock caught</w:t>
      </w:r>
    </w:p>
    <w:p w:rsidR="00E560D2" w:rsidRDefault="00E560D2" w:rsidP="00E560D2">
      <w:pPr>
        <w:ind w:left="720"/>
        <w:rPr>
          <w:sz w:val="20"/>
          <w:szCs w:val="20"/>
        </w:rPr>
      </w:pPr>
      <w:r w:rsidRPr="00CF41A2">
        <w:rPr>
          <w:sz w:val="20"/>
          <w:szCs w:val="20"/>
        </w:rPr>
        <w:t>B = sector credits remaining (includes 100% carry-forward from A season)</w:t>
      </w:r>
    </w:p>
    <w:p w:rsidR="00E560D2" w:rsidRDefault="00E560D2" w:rsidP="00E560D2">
      <w:pPr>
        <w:ind w:left="720"/>
        <w:rPr>
          <w:sz w:val="20"/>
          <w:szCs w:val="20"/>
        </w:rPr>
      </w:pPr>
      <w:r w:rsidRPr="00CF41A2">
        <w:rPr>
          <w:sz w:val="20"/>
          <w:szCs w:val="20"/>
        </w:rPr>
        <w:t>C = bycatch caught (up to the date in A)</w:t>
      </w:r>
    </w:p>
    <w:p w:rsidR="00E560D2" w:rsidRDefault="00E560D2" w:rsidP="00E560D2">
      <w:pPr>
        <w:ind w:left="720"/>
        <w:rPr>
          <w:sz w:val="20"/>
          <w:szCs w:val="20"/>
        </w:rPr>
      </w:pPr>
      <w:r w:rsidRPr="00CF41A2">
        <w:rPr>
          <w:sz w:val="20"/>
          <w:szCs w:val="20"/>
        </w:rPr>
        <w:t>D = predicted total bycatch (for season) + buffer (computed as D = 10 C + 5000)</w:t>
      </w:r>
    </w:p>
    <w:p w:rsidR="00E560D2" w:rsidRDefault="00E560D2" w:rsidP="00E560D2">
      <w:pPr>
        <w:ind w:left="720"/>
        <w:rPr>
          <w:sz w:val="20"/>
          <w:szCs w:val="20"/>
        </w:rPr>
      </w:pPr>
      <w:r w:rsidRPr="00CF41A2">
        <w:rPr>
          <w:sz w:val="20"/>
          <w:szCs w:val="20"/>
        </w:rPr>
        <w:t>E = estimated surplus credits (computed as E = B – D)</w:t>
      </w:r>
    </w:p>
    <w:p w:rsidR="00E560D2" w:rsidRDefault="00E560D2" w:rsidP="00E560D2">
      <w:pPr>
        <w:ind w:left="720"/>
        <w:rPr>
          <w:sz w:val="20"/>
          <w:szCs w:val="20"/>
        </w:rPr>
      </w:pPr>
      <w:r w:rsidRPr="00CF41A2">
        <w:rPr>
          <w:sz w:val="20"/>
          <w:szCs w:val="20"/>
        </w:rPr>
        <w:t>F = allowable salmon savings rate (computed as F = E / B)</w:t>
      </w:r>
    </w:p>
    <w:p w:rsidR="00E560D2" w:rsidRPr="00CF41A2" w:rsidRDefault="00E560D2" w:rsidP="00E560D2">
      <w:pPr>
        <w:ind w:left="720"/>
        <w:rPr>
          <w:sz w:val="20"/>
          <w:szCs w:val="20"/>
        </w:rPr>
      </w:pPr>
      <w:r w:rsidRPr="00CF41A2">
        <w:rPr>
          <w:sz w:val="20"/>
          <w:szCs w:val="20"/>
        </w:rPr>
        <w:t>G = actual total bycatch (for season)</w:t>
      </w:r>
    </w:p>
    <w:p w:rsidR="00E560D2" w:rsidRPr="001969DC" w:rsidRDefault="00E560D2" w:rsidP="00E560D2">
      <w:pPr>
        <w:spacing w:line="480" w:lineRule="auto"/>
        <w:ind w:left="360"/>
        <w:rPr>
          <w:sz w:val="22"/>
          <w:szCs w:val="22"/>
        </w:rPr>
      </w:pPr>
    </w:p>
    <w:p w:rsidR="00E560D2" w:rsidRPr="001969DC" w:rsidRDefault="002C01F6" w:rsidP="00E560D2">
      <w:pPr>
        <w:spacing w:line="360" w:lineRule="auto"/>
        <w:jc w:val="center"/>
        <w:rPr>
          <w:sz w:val="22"/>
          <w:szCs w:val="22"/>
        </w:rPr>
      </w:pPr>
      <w:r>
        <w:rPr>
          <w:noProof/>
          <w:sz w:val="22"/>
          <w:szCs w:val="22"/>
          <w:lang w:bidi="ar-SA"/>
        </w:rPr>
        <w:drawing>
          <wp:inline distT="0" distB="0" distL="0" distR="0">
            <wp:extent cx="2743200" cy="1870075"/>
            <wp:effectExtent l="0" t="0" r="0" b="0"/>
            <wp:docPr id="78" name="Picture 1" descr="pasted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dGraphic"/>
                    <pic:cNvPicPr>
                      <a:picLocks noChangeAspect="1" noChangeArrowheads="1"/>
                    </pic:cNvPicPr>
                  </pic:nvPicPr>
                  <pic:blipFill>
                    <a:blip r:embed="rId153"/>
                    <a:srcRect/>
                    <a:stretch>
                      <a:fillRect/>
                    </a:stretch>
                  </pic:blipFill>
                  <pic:spPr bwMode="auto">
                    <a:xfrm>
                      <a:off x="0" y="0"/>
                      <a:ext cx="2743200" cy="1870075"/>
                    </a:xfrm>
                    <a:prstGeom prst="rect">
                      <a:avLst/>
                    </a:prstGeom>
                    <a:noFill/>
                    <a:ln w="9525">
                      <a:noFill/>
                      <a:miter lim="800000"/>
                      <a:headEnd/>
                      <a:tailEnd/>
                    </a:ln>
                  </pic:spPr>
                </pic:pic>
              </a:graphicData>
            </a:graphic>
          </wp:inline>
        </w:drawing>
      </w:r>
    </w:p>
    <w:p w:rsidR="00E560D2" w:rsidRPr="001969DC" w:rsidRDefault="00E560D2" w:rsidP="00E560D2">
      <w:pPr>
        <w:pStyle w:val="Caption"/>
        <w:spacing w:line="360" w:lineRule="auto"/>
        <w:ind w:left="720"/>
        <w:outlineLvl w:val="0"/>
        <w:rPr>
          <w:sz w:val="22"/>
          <w:szCs w:val="22"/>
        </w:rPr>
      </w:pPr>
      <w:r w:rsidRPr="001969DC">
        <w:rPr>
          <w:sz w:val="22"/>
          <w:szCs w:val="22"/>
        </w:rPr>
        <w:t xml:space="preserve">Figure B - </w:t>
      </w:r>
      <w:r w:rsidR="0072426C" w:rsidRPr="001969DC">
        <w:rPr>
          <w:sz w:val="22"/>
          <w:szCs w:val="22"/>
        </w:rPr>
        <w:fldChar w:fldCharType="begin"/>
      </w:r>
      <w:r w:rsidRPr="001969DC">
        <w:rPr>
          <w:sz w:val="22"/>
          <w:szCs w:val="22"/>
        </w:rPr>
        <w:instrText xml:space="preserve"> SEQ Figure_B_- \* ARABIC </w:instrText>
      </w:r>
      <w:r w:rsidR="0072426C" w:rsidRPr="001969DC">
        <w:rPr>
          <w:sz w:val="22"/>
          <w:szCs w:val="22"/>
        </w:rPr>
        <w:fldChar w:fldCharType="separate"/>
      </w:r>
      <w:r>
        <w:rPr>
          <w:noProof/>
          <w:sz w:val="22"/>
          <w:szCs w:val="22"/>
        </w:rPr>
        <w:t>1</w:t>
      </w:r>
      <w:r w:rsidR="0072426C" w:rsidRPr="001969DC">
        <w:rPr>
          <w:sz w:val="22"/>
          <w:szCs w:val="22"/>
        </w:rPr>
        <w:fldChar w:fldCharType="end"/>
      </w:r>
      <w:r w:rsidRPr="001969DC">
        <w:rPr>
          <w:sz w:val="22"/>
          <w:szCs w:val="22"/>
        </w:rPr>
        <w:t xml:space="preserve">. </w:t>
      </w:r>
      <w:r w:rsidRPr="001969DC">
        <w:rPr>
          <w:b w:val="0"/>
          <w:sz w:val="22"/>
          <w:szCs w:val="22"/>
        </w:rPr>
        <w:t>Cumulative bycatch as a function of % pollock harvested during the B season.</w:t>
      </w:r>
    </w:p>
    <w:p w:rsidR="00E560D2" w:rsidRPr="001969DC" w:rsidRDefault="00E560D2" w:rsidP="00E560D2">
      <w:pPr>
        <w:spacing w:line="480" w:lineRule="auto"/>
        <w:ind w:left="360"/>
        <w:rPr>
          <w:sz w:val="22"/>
          <w:szCs w:val="22"/>
        </w:rPr>
      </w:pPr>
    </w:p>
    <w:p w:rsidR="00E560D2" w:rsidRPr="001969DC" w:rsidRDefault="00E560D2" w:rsidP="00E560D2">
      <w:pPr>
        <w:pStyle w:val="LightGrid-Accent31"/>
        <w:keepNext/>
        <w:numPr>
          <w:ilvl w:val="0"/>
          <w:numId w:val="17"/>
        </w:numPr>
        <w:tabs>
          <w:tab w:val="num" w:pos="360"/>
        </w:tabs>
        <w:spacing w:line="480" w:lineRule="auto"/>
        <w:ind w:left="360"/>
        <w:rPr>
          <w:sz w:val="22"/>
          <w:szCs w:val="22"/>
        </w:rPr>
      </w:pPr>
      <w:r w:rsidRPr="001969DC">
        <w:rPr>
          <w:sz w:val="22"/>
          <w:szCs w:val="22"/>
        </w:rPr>
        <w:t>Simulation results:</w:t>
      </w:r>
    </w:p>
    <w:p w:rsidR="00E560D2" w:rsidRPr="001969DC" w:rsidRDefault="00E560D2" w:rsidP="00E560D2">
      <w:pPr>
        <w:spacing w:line="480" w:lineRule="auto"/>
        <w:ind w:left="360"/>
        <w:rPr>
          <w:sz w:val="22"/>
          <w:szCs w:val="22"/>
        </w:rPr>
      </w:pPr>
      <w:r>
        <w:rPr>
          <w:sz w:val="22"/>
          <w:szCs w:val="22"/>
        </w:rPr>
        <w:t>Annual</w:t>
      </w:r>
      <w:r w:rsidRPr="001969DC">
        <w:rPr>
          <w:sz w:val="22"/>
          <w:szCs w:val="22"/>
        </w:rPr>
        <w:t xml:space="preserve"> data for quantities of ITEC retired as a function of </w:t>
      </w:r>
      <w:r>
        <w:rPr>
          <w:sz w:val="22"/>
          <w:szCs w:val="22"/>
        </w:rPr>
        <w:t>annual</w:t>
      </w:r>
      <w:r w:rsidRPr="001969DC">
        <w:rPr>
          <w:sz w:val="22"/>
          <w:szCs w:val="22"/>
        </w:rPr>
        <w:t xml:space="preserve"> bycatch (a proxy for salmon abundance) under both the FTT and DSS schemes are shown in </w:t>
      </w:r>
      <w:fldSimple w:instr=" REF _Ref220714282 \h  \* MERGEFORMAT ">
        <w:r w:rsidRPr="001969DC">
          <w:rPr>
            <w:sz w:val="22"/>
            <w:szCs w:val="22"/>
          </w:rPr>
          <w:t xml:space="preserve">Figure B - </w:t>
        </w:r>
        <w:r>
          <w:rPr>
            <w:noProof/>
            <w:sz w:val="22"/>
            <w:szCs w:val="22"/>
          </w:rPr>
          <w:t>2</w:t>
        </w:r>
      </w:fldSimple>
      <w:r w:rsidRPr="001969DC">
        <w:rPr>
          <w:sz w:val="22"/>
          <w:szCs w:val="22"/>
        </w:rPr>
        <w:t xml:space="preserve"> and </w:t>
      </w:r>
      <w:fldSimple w:instr=" REF _Ref220714334 \h  \* MERGEFORMAT ">
        <w:r w:rsidRPr="001969DC">
          <w:rPr>
            <w:sz w:val="22"/>
            <w:szCs w:val="22"/>
          </w:rPr>
          <w:t xml:space="preserve">Table B - </w:t>
        </w:r>
        <w:r>
          <w:rPr>
            <w:noProof/>
            <w:sz w:val="22"/>
            <w:szCs w:val="22"/>
          </w:rPr>
          <w:t>2</w:t>
        </w:r>
      </w:fldSimple>
      <w:r w:rsidRPr="001969DC">
        <w:rPr>
          <w:sz w:val="22"/>
          <w:szCs w:val="22"/>
        </w:rPr>
        <w:t>. Not only is the total quantity of credits retired through DSS higher for this eight</w:t>
      </w:r>
      <w:r>
        <w:rPr>
          <w:sz w:val="22"/>
          <w:szCs w:val="22"/>
        </w:rPr>
        <w:t>-</w:t>
      </w:r>
      <w:r w:rsidRPr="001969DC">
        <w:rPr>
          <w:sz w:val="22"/>
          <w:szCs w:val="22"/>
        </w:rPr>
        <w:t xml:space="preserve">year period (2000 – 2007), but the </w:t>
      </w:r>
      <w:del w:id="411" w:author="Keith Criddle" w:date="2009-11-28T16:40:00Z">
        <w:r w:rsidRPr="001969DC" w:rsidDel="00B66EF3">
          <w:rPr>
            <w:sz w:val="22"/>
            <w:szCs w:val="22"/>
          </w:rPr>
          <w:delText xml:space="preserve">number </w:delText>
        </w:r>
      </w:del>
      <w:ins w:id="412" w:author="Keith Criddle" w:date="2009-11-28T16:40:00Z">
        <w:r>
          <w:rPr>
            <w:sz w:val="22"/>
            <w:szCs w:val="22"/>
          </w:rPr>
          <w:t>quantity</w:t>
        </w:r>
        <w:r w:rsidRPr="001969DC">
          <w:rPr>
            <w:sz w:val="22"/>
            <w:szCs w:val="22"/>
          </w:rPr>
          <w:t xml:space="preserve"> </w:t>
        </w:r>
      </w:ins>
      <w:r w:rsidRPr="001969DC">
        <w:rPr>
          <w:sz w:val="22"/>
          <w:szCs w:val="22"/>
        </w:rPr>
        <w:t xml:space="preserve">of ITEC retired is high in years of low salmon abundance: precisely when the potential for abusing extra ITEC is the highest! Conversely, the quantity of credits retired through FTT is highest in </w:t>
      </w:r>
      <w:del w:id="413" w:author="Keith Criddle" w:date="2009-11-28T16:40:00Z">
        <w:r w:rsidRPr="001969DC" w:rsidDel="00B66EF3">
          <w:rPr>
            <w:sz w:val="22"/>
            <w:szCs w:val="22"/>
          </w:rPr>
          <w:delText xml:space="preserve">mid-abundance </w:delText>
        </w:r>
      </w:del>
      <w:r w:rsidRPr="001969DC">
        <w:rPr>
          <w:sz w:val="22"/>
          <w:szCs w:val="22"/>
        </w:rPr>
        <w:t>years</w:t>
      </w:r>
      <w:ins w:id="414" w:author="Keith Criddle" w:date="2009-11-28T16:40:00Z">
        <w:r>
          <w:rPr>
            <w:sz w:val="22"/>
            <w:szCs w:val="22"/>
          </w:rPr>
          <w:t xml:space="preserve"> of intermediate abundance</w:t>
        </w:r>
      </w:ins>
      <w:r w:rsidRPr="001969DC">
        <w:rPr>
          <w:sz w:val="22"/>
          <w:szCs w:val="22"/>
        </w:rPr>
        <w:t>: when the most transactions take place (due to a balance of availability and demand). Increasing the FTT rate to recover more ITEC has the potential of reducing credit transfers in mid-abundance years. The subsequent revenue loss can be extreme if a high FTT rate is chosen.</w:t>
      </w:r>
    </w:p>
    <w:p w:rsidR="00E560D2" w:rsidRPr="001969DC" w:rsidRDefault="00E560D2" w:rsidP="00E560D2">
      <w:pPr>
        <w:spacing w:line="480" w:lineRule="auto"/>
        <w:ind w:left="360"/>
        <w:rPr>
          <w:sz w:val="22"/>
          <w:szCs w:val="22"/>
        </w:rPr>
      </w:pPr>
    </w:p>
    <w:p w:rsidR="00E560D2" w:rsidRPr="001969DC" w:rsidRDefault="00E560D2" w:rsidP="00E560D2">
      <w:pPr>
        <w:keepNext/>
        <w:spacing w:line="360" w:lineRule="auto"/>
        <w:jc w:val="center"/>
        <w:rPr>
          <w:sz w:val="22"/>
          <w:szCs w:val="22"/>
        </w:rPr>
      </w:pPr>
      <w:r w:rsidRPr="00B66EF3">
        <w:rPr>
          <w:noProof/>
          <w:sz w:val="22"/>
          <w:szCs w:val="22"/>
        </w:rPr>
        <w:object w:dxaOrig="15293" w:dyaOrig="10436">
          <v:shape id="_x0000_i1092" type="#_x0000_t75" style="width:215.35pt;height:147.35pt" o:ole="">
            <v:imagedata r:id="rId154" o:title=""/>
          </v:shape>
          <o:OLEObject Type="Embed" ProgID="Excel.Sheet.12" ShapeID="_x0000_i1092" DrawAspect="Content" ObjectID="_1201793215" r:id="rId155"/>
        </w:object>
      </w:r>
    </w:p>
    <w:p w:rsidR="00E560D2" w:rsidRPr="00CF41A2" w:rsidRDefault="00E560D2" w:rsidP="00E560D2">
      <w:pPr>
        <w:pStyle w:val="Caption"/>
        <w:spacing w:line="360" w:lineRule="auto"/>
        <w:ind w:left="720"/>
        <w:rPr>
          <w:sz w:val="22"/>
          <w:szCs w:val="22"/>
        </w:rPr>
      </w:pPr>
      <w:bookmarkStart w:id="415" w:name="_Ref220714282"/>
      <w:r w:rsidRPr="001969DC">
        <w:rPr>
          <w:sz w:val="22"/>
          <w:szCs w:val="22"/>
        </w:rPr>
        <w:t xml:space="preserve">Figure B - </w:t>
      </w:r>
      <w:r w:rsidR="0072426C" w:rsidRPr="001969DC">
        <w:rPr>
          <w:sz w:val="22"/>
          <w:szCs w:val="22"/>
        </w:rPr>
        <w:fldChar w:fldCharType="begin"/>
      </w:r>
      <w:r w:rsidRPr="001969DC">
        <w:rPr>
          <w:sz w:val="22"/>
          <w:szCs w:val="22"/>
        </w:rPr>
        <w:instrText xml:space="preserve"> SEQ Figure_B_- \* ARABIC </w:instrText>
      </w:r>
      <w:r w:rsidR="0072426C" w:rsidRPr="001969DC">
        <w:rPr>
          <w:sz w:val="22"/>
          <w:szCs w:val="22"/>
        </w:rPr>
        <w:fldChar w:fldCharType="separate"/>
      </w:r>
      <w:r>
        <w:rPr>
          <w:noProof/>
          <w:sz w:val="22"/>
          <w:szCs w:val="22"/>
        </w:rPr>
        <w:t>2</w:t>
      </w:r>
      <w:r w:rsidR="0072426C" w:rsidRPr="001969DC">
        <w:rPr>
          <w:sz w:val="22"/>
          <w:szCs w:val="22"/>
        </w:rPr>
        <w:fldChar w:fldCharType="end"/>
      </w:r>
      <w:bookmarkEnd w:id="415"/>
      <w:r w:rsidRPr="001969DC">
        <w:rPr>
          <w:sz w:val="22"/>
          <w:szCs w:val="22"/>
        </w:rPr>
        <w:t xml:space="preserve">. </w:t>
      </w:r>
      <w:r w:rsidRPr="001969DC">
        <w:rPr>
          <w:b w:val="0"/>
          <w:sz w:val="22"/>
          <w:szCs w:val="22"/>
        </w:rPr>
        <w:t xml:space="preserve">Number of ITEC recovered vs. yearly bycatch (proxy for </w:t>
      </w:r>
      <w:r>
        <w:rPr>
          <w:b w:val="0"/>
          <w:sz w:val="22"/>
          <w:szCs w:val="22"/>
        </w:rPr>
        <w:t xml:space="preserve">Chinook </w:t>
      </w:r>
      <w:r w:rsidRPr="001969DC">
        <w:rPr>
          <w:b w:val="0"/>
          <w:sz w:val="22"/>
          <w:szCs w:val="22"/>
        </w:rPr>
        <w:t>salmon abundance) for two different sell-side transfer rules.</w:t>
      </w:r>
      <w:r w:rsidRPr="00CF41A2">
        <w:rPr>
          <w:b w:val="0"/>
          <w:sz w:val="22"/>
          <w:szCs w:val="22"/>
        </w:rPr>
        <w:t xml:space="preserve"> More ITEC is saved during low </w:t>
      </w:r>
      <w:r>
        <w:rPr>
          <w:b w:val="0"/>
          <w:sz w:val="22"/>
          <w:szCs w:val="22"/>
        </w:rPr>
        <w:t xml:space="preserve">Chinook </w:t>
      </w:r>
      <w:r w:rsidRPr="00CF41A2">
        <w:rPr>
          <w:b w:val="0"/>
          <w:sz w:val="22"/>
          <w:szCs w:val="22"/>
        </w:rPr>
        <w:t>salmon abundance years using Dynamic Salmon Savings.</w:t>
      </w:r>
    </w:p>
    <w:p w:rsidR="00E560D2" w:rsidRDefault="00E560D2" w:rsidP="00E560D2">
      <w:pPr>
        <w:numPr>
          <w:ins w:id="416" w:author="Keith Criddle" w:date="2009-11-28T16:41:00Z"/>
        </w:numPr>
        <w:spacing w:line="480" w:lineRule="auto"/>
        <w:rPr>
          <w:ins w:id="417" w:author="Keith Criddle" w:date="2009-11-28T16:41:00Z"/>
          <w:sz w:val="22"/>
          <w:szCs w:val="22"/>
        </w:rPr>
      </w:pPr>
    </w:p>
    <w:p w:rsidR="00ED15EB" w:rsidRDefault="00E560D2">
      <w:pPr>
        <w:pStyle w:val="Caption"/>
        <w:keepNext/>
        <w:spacing w:line="480" w:lineRule="auto"/>
        <w:ind w:left="720"/>
        <w:rPr>
          <w:b w:val="0"/>
        </w:rPr>
        <w:pPrChange w:id="418" w:author="Keith Criddle" w:date="2009-11-28T16:42:00Z">
          <w:pPr>
            <w:pStyle w:val="Caption"/>
            <w:spacing w:line="480" w:lineRule="auto"/>
            <w:ind w:left="720"/>
          </w:pPr>
        </w:pPrChange>
      </w:pPr>
      <w:ins w:id="419" w:author="Keith Criddle" w:date="2009-11-28T16:41:00Z">
        <w:r w:rsidRPr="00B66EF3">
          <w:rPr>
            <w:b w:val="0"/>
          </w:rPr>
          <w:t xml:space="preserve">Table B - </w:t>
        </w:r>
        <w:r w:rsidR="0072426C" w:rsidRPr="00B66EF3">
          <w:rPr>
            <w:b w:val="0"/>
          </w:rPr>
          <w:fldChar w:fldCharType="begin"/>
        </w:r>
        <w:r w:rsidRPr="00B66EF3">
          <w:rPr>
            <w:b w:val="0"/>
          </w:rPr>
          <w:instrText xml:space="preserve"> SEQ Table_B_- \* ARABIC </w:instrText>
        </w:r>
        <w:r w:rsidR="0072426C" w:rsidRPr="00B66EF3">
          <w:rPr>
            <w:b w:val="0"/>
          </w:rPr>
          <w:fldChar w:fldCharType="separate"/>
        </w:r>
        <w:r w:rsidRPr="00B66EF3">
          <w:rPr>
            <w:b w:val="0"/>
            <w:noProof/>
          </w:rPr>
          <w:t>2</w:t>
        </w:r>
        <w:r w:rsidR="0072426C" w:rsidRPr="00B66EF3">
          <w:rPr>
            <w:b w:val="0"/>
          </w:rPr>
          <w:fldChar w:fldCharType="end"/>
        </w:r>
        <w:r w:rsidRPr="00B66EF3">
          <w:rPr>
            <w:b w:val="0"/>
          </w:rPr>
          <w:t>. Number of ITEC recovered vs. yearly bycatch (proxy for salmon abundance) for two different sell-side transfer rules.</w:t>
        </w:r>
      </w:ins>
    </w:p>
    <w:tbl>
      <w:tblPr>
        <w:tblW w:w="0" w:type="auto"/>
        <w:jc w:val="center"/>
        <w:tblCellMar>
          <w:left w:w="0" w:type="dxa"/>
          <w:right w:w="0" w:type="dxa"/>
        </w:tblCellMar>
        <w:tblLook w:val="00A0"/>
      </w:tblPr>
      <w:tblGrid>
        <w:gridCol w:w="2160"/>
        <w:gridCol w:w="2160"/>
        <w:gridCol w:w="2160"/>
      </w:tblGrid>
      <w:tr w:rsidR="00E560D2" w:rsidRPr="001969DC">
        <w:trPr>
          <w:jc w:val="center"/>
        </w:trPr>
        <w:tc>
          <w:tcPr>
            <w:tcW w:w="1700" w:type="dxa"/>
            <w:tcBorders>
              <w:top w:val="single" w:sz="12" w:space="0" w:color="auto"/>
              <w:bottom w:val="nil"/>
            </w:tcBorders>
            <w:noWrap/>
            <w:vAlign w:val="bottom"/>
          </w:tcPr>
          <w:p w:rsidR="00E560D2" w:rsidRPr="00CF41A2" w:rsidRDefault="00E560D2" w:rsidP="00E560D2">
            <w:pPr>
              <w:keepNext/>
              <w:rPr>
                <w:sz w:val="20"/>
                <w:szCs w:val="20"/>
              </w:rPr>
            </w:pPr>
            <w:r w:rsidRPr="00CF41A2">
              <w:rPr>
                <w:sz w:val="20"/>
                <w:szCs w:val="20"/>
              </w:rPr>
              <w:t> </w:t>
            </w:r>
          </w:p>
        </w:tc>
        <w:tc>
          <w:tcPr>
            <w:tcW w:w="3720" w:type="dxa"/>
            <w:gridSpan w:val="2"/>
            <w:tcBorders>
              <w:top w:val="single" w:sz="12" w:space="0" w:color="auto"/>
              <w:bottom w:val="nil"/>
            </w:tcBorders>
            <w:noWrap/>
            <w:vAlign w:val="bottom"/>
          </w:tcPr>
          <w:p w:rsidR="00E560D2" w:rsidRPr="00CF41A2" w:rsidRDefault="00E560D2" w:rsidP="00E560D2">
            <w:pPr>
              <w:keepNext/>
              <w:jc w:val="center"/>
              <w:rPr>
                <w:bCs/>
                <w:sz w:val="20"/>
                <w:szCs w:val="20"/>
              </w:rPr>
            </w:pPr>
            <w:r w:rsidRPr="00CF41A2">
              <w:rPr>
                <w:bCs/>
                <w:sz w:val="20"/>
                <w:szCs w:val="20"/>
              </w:rPr>
              <w:t>RETIRED CREDITS</w:t>
            </w:r>
          </w:p>
        </w:tc>
      </w:tr>
      <w:tr w:rsidR="00E560D2" w:rsidRPr="001969DC">
        <w:trPr>
          <w:jc w:val="center"/>
        </w:trPr>
        <w:tc>
          <w:tcPr>
            <w:tcW w:w="2160" w:type="dxa"/>
            <w:tcBorders>
              <w:bottom w:val="single" w:sz="12" w:space="0" w:color="auto"/>
            </w:tcBorders>
            <w:vAlign w:val="bottom"/>
          </w:tcPr>
          <w:p w:rsidR="00E560D2" w:rsidRPr="00CF41A2" w:rsidRDefault="00E560D2" w:rsidP="00E560D2">
            <w:pPr>
              <w:keepNext/>
              <w:jc w:val="center"/>
              <w:rPr>
                <w:bCs/>
                <w:sz w:val="20"/>
                <w:szCs w:val="20"/>
              </w:rPr>
            </w:pPr>
            <w:r w:rsidRPr="00CF41A2">
              <w:rPr>
                <w:bCs/>
                <w:sz w:val="20"/>
                <w:szCs w:val="20"/>
              </w:rPr>
              <w:t>T</w:t>
            </w:r>
            <w:r>
              <w:rPr>
                <w:bCs/>
                <w:sz w:val="20"/>
                <w:szCs w:val="20"/>
              </w:rPr>
              <w:t>otal Bycatch</w:t>
            </w:r>
          </w:p>
        </w:tc>
        <w:tc>
          <w:tcPr>
            <w:tcW w:w="2160" w:type="dxa"/>
            <w:tcBorders>
              <w:bottom w:val="single" w:sz="12" w:space="0" w:color="auto"/>
            </w:tcBorders>
            <w:vAlign w:val="bottom"/>
          </w:tcPr>
          <w:p w:rsidR="00E560D2" w:rsidRPr="00CF41A2" w:rsidRDefault="00E560D2" w:rsidP="00E560D2">
            <w:pPr>
              <w:keepNext/>
              <w:jc w:val="center"/>
              <w:rPr>
                <w:bCs/>
                <w:sz w:val="20"/>
                <w:szCs w:val="20"/>
              </w:rPr>
            </w:pPr>
            <w:r w:rsidRPr="00CF41A2">
              <w:rPr>
                <w:bCs/>
                <w:sz w:val="20"/>
                <w:szCs w:val="20"/>
              </w:rPr>
              <w:t>Fixed Transfer Tax</w:t>
            </w:r>
          </w:p>
        </w:tc>
        <w:tc>
          <w:tcPr>
            <w:tcW w:w="2160" w:type="dxa"/>
            <w:tcBorders>
              <w:bottom w:val="single" w:sz="12" w:space="0" w:color="auto"/>
            </w:tcBorders>
            <w:vAlign w:val="bottom"/>
          </w:tcPr>
          <w:p w:rsidR="00E560D2" w:rsidRPr="00CF41A2" w:rsidRDefault="00E560D2" w:rsidP="00E560D2">
            <w:pPr>
              <w:keepNext/>
              <w:jc w:val="center"/>
              <w:rPr>
                <w:bCs/>
                <w:sz w:val="20"/>
                <w:szCs w:val="20"/>
              </w:rPr>
            </w:pPr>
            <w:r w:rsidRPr="00CF41A2">
              <w:rPr>
                <w:bCs/>
                <w:sz w:val="20"/>
                <w:szCs w:val="20"/>
              </w:rPr>
              <w:t>Dynamic Salmon Savings</w:t>
            </w:r>
          </w:p>
        </w:tc>
      </w:tr>
      <w:tr w:rsidR="00E560D2" w:rsidRPr="001969DC">
        <w:trPr>
          <w:jc w:val="center"/>
        </w:trPr>
        <w:tc>
          <w:tcPr>
            <w:tcW w:w="2160" w:type="dxa"/>
            <w:tcBorders>
              <w:top w:val="single" w:sz="12" w:space="0" w:color="auto"/>
              <w:bottom w:val="nil"/>
            </w:tcBorders>
            <w:noWrap/>
            <w:vAlign w:val="bottom"/>
          </w:tcPr>
          <w:p w:rsidR="00E560D2" w:rsidRPr="00CF41A2" w:rsidRDefault="00E560D2" w:rsidP="00E560D2">
            <w:pPr>
              <w:keepNext/>
              <w:ind w:right="592"/>
              <w:jc w:val="right"/>
              <w:rPr>
                <w:sz w:val="20"/>
                <w:szCs w:val="20"/>
              </w:rPr>
            </w:pPr>
            <w:r w:rsidRPr="00CF41A2">
              <w:rPr>
                <w:sz w:val="20"/>
                <w:szCs w:val="20"/>
              </w:rPr>
              <w:t>1454</w:t>
            </w:r>
          </w:p>
        </w:tc>
        <w:tc>
          <w:tcPr>
            <w:tcW w:w="2160" w:type="dxa"/>
            <w:tcBorders>
              <w:top w:val="single" w:sz="12" w:space="0" w:color="auto"/>
              <w:bottom w:val="nil"/>
            </w:tcBorders>
            <w:noWrap/>
            <w:vAlign w:val="bottom"/>
          </w:tcPr>
          <w:p w:rsidR="00E560D2" w:rsidRPr="00CF41A2" w:rsidRDefault="00E560D2" w:rsidP="00E560D2">
            <w:pPr>
              <w:keepNext/>
              <w:ind w:right="592"/>
              <w:jc w:val="right"/>
              <w:rPr>
                <w:sz w:val="20"/>
                <w:szCs w:val="20"/>
              </w:rPr>
            </w:pPr>
            <w:r w:rsidRPr="00CF41A2">
              <w:rPr>
                <w:sz w:val="20"/>
                <w:szCs w:val="20"/>
              </w:rPr>
              <w:t>0</w:t>
            </w:r>
          </w:p>
        </w:tc>
        <w:tc>
          <w:tcPr>
            <w:tcW w:w="2160" w:type="dxa"/>
            <w:tcBorders>
              <w:top w:val="single" w:sz="12" w:space="0" w:color="auto"/>
              <w:bottom w:val="nil"/>
            </w:tcBorders>
            <w:noWrap/>
            <w:vAlign w:val="bottom"/>
          </w:tcPr>
          <w:p w:rsidR="00E560D2" w:rsidRPr="00CF41A2" w:rsidRDefault="00E560D2" w:rsidP="00E560D2">
            <w:pPr>
              <w:keepNext/>
              <w:ind w:right="592"/>
              <w:jc w:val="right"/>
              <w:rPr>
                <w:sz w:val="20"/>
                <w:szCs w:val="20"/>
              </w:rPr>
            </w:pPr>
            <w:r>
              <w:rPr>
                <w:sz w:val="20"/>
                <w:szCs w:val="20"/>
              </w:rPr>
              <w:t>13379</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8866</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75</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7904</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19923</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1034</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0</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20471</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647</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2926</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31136</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2436</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0</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46354</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1521</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0</w:t>
            </w:r>
          </w:p>
        </w:tc>
      </w:tr>
      <w:tr w:rsidR="00E560D2" w:rsidRPr="001969DC">
        <w:trPr>
          <w:jc w:val="center"/>
        </w:trPr>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55782</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Pr>
                <w:sz w:val="20"/>
                <w:szCs w:val="20"/>
              </w:rPr>
              <w:t>641</w:t>
            </w:r>
          </w:p>
        </w:tc>
        <w:tc>
          <w:tcPr>
            <w:tcW w:w="2160" w:type="dxa"/>
            <w:tcBorders>
              <w:top w:val="nil"/>
              <w:bottom w:val="nil"/>
            </w:tcBorders>
            <w:noWrap/>
            <w:vAlign w:val="bottom"/>
          </w:tcPr>
          <w:p w:rsidR="00E560D2" w:rsidRPr="00CF41A2" w:rsidRDefault="00E560D2" w:rsidP="00E560D2">
            <w:pPr>
              <w:keepNext/>
              <w:ind w:right="592"/>
              <w:jc w:val="right"/>
              <w:rPr>
                <w:sz w:val="20"/>
                <w:szCs w:val="20"/>
              </w:rPr>
            </w:pPr>
            <w:r w:rsidRPr="00CF41A2">
              <w:rPr>
                <w:sz w:val="20"/>
                <w:szCs w:val="20"/>
              </w:rPr>
              <w:t>0</w:t>
            </w:r>
          </w:p>
        </w:tc>
      </w:tr>
      <w:tr w:rsidR="00E560D2" w:rsidRPr="001969DC">
        <w:trPr>
          <w:jc w:val="center"/>
        </w:trPr>
        <w:tc>
          <w:tcPr>
            <w:tcW w:w="2160" w:type="dxa"/>
            <w:tcBorders>
              <w:top w:val="nil"/>
              <w:bottom w:val="single" w:sz="12" w:space="0" w:color="auto"/>
            </w:tcBorders>
            <w:noWrap/>
            <w:vAlign w:val="bottom"/>
          </w:tcPr>
          <w:p w:rsidR="00E560D2" w:rsidRPr="00CF41A2" w:rsidRDefault="00E560D2" w:rsidP="00E560D2">
            <w:pPr>
              <w:keepNext/>
              <w:ind w:right="592"/>
              <w:jc w:val="right"/>
              <w:rPr>
                <w:sz w:val="20"/>
                <w:szCs w:val="20"/>
              </w:rPr>
            </w:pPr>
            <w:r w:rsidRPr="00CF41A2">
              <w:rPr>
                <w:sz w:val="20"/>
                <w:szCs w:val="20"/>
              </w:rPr>
              <w:t>70148</w:t>
            </w:r>
          </w:p>
        </w:tc>
        <w:tc>
          <w:tcPr>
            <w:tcW w:w="2160" w:type="dxa"/>
            <w:tcBorders>
              <w:top w:val="nil"/>
              <w:bottom w:val="single" w:sz="12" w:space="0" w:color="auto"/>
            </w:tcBorders>
            <w:noWrap/>
            <w:vAlign w:val="bottom"/>
          </w:tcPr>
          <w:p w:rsidR="00E560D2" w:rsidRPr="00CF41A2" w:rsidRDefault="00E560D2" w:rsidP="00E560D2">
            <w:pPr>
              <w:keepNext/>
              <w:ind w:right="592"/>
              <w:jc w:val="right"/>
              <w:rPr>
                <w:sz w:val="20"/>
                <w:szCs w:val="20"/>
              </w:rPr>
            </w:pPr>
            <w:r>
              <w:rPr>
                <w:sz w:val="20"/>
                <w:szCs w:val="20"/>
              </w:rPr>
              <w:t>503</w:t>
            </w:r>
          </w:p>
        </w:tc>
        <w:tc>
          <w:tcPr>
            <w:tcW w:w="2160" w:type="dxa"/>
            <w:tcBorders>
              <w:top w:val="nil"/>
              <w:bottom w:val="single" w:sz="12" w:space="0" w:color="auto"/>
            </w:tcBorders>
            <w:noWrap/>
            <w:vAlign w:val="bottom"/>
          </w:tcPr>
          <w:p w:rsidR="00E560D2" w:rsidRPr="00CF41A2" w:rsidRDefault="00E560D2" w:rsidP="00E560D2">
            <w:pPr>
              <w:keepNext/>
              <w:ind w:right="592"/>
              <w:jc w:val="right"/>
              <w:rPr>
                <w:sz w:val="20"/>
                <w:szCs w:val="20"/>
              </w:rPr>
            </w:pPr>
            <w:r w:rsidRPr="00CF41A2">
              <w:rPr>
                <w:sz w:val="20"/>
                <w:szCs w:val="20"/>
              </w:rPr>
              <w:t>0</w:t>
            </w:r>
          </w:p>
        </w:tc>
      </w:tr>
    </w:tbl>
    <w:p w:rsidR="00E560D2" w:rsidRPr="001969DC" w:rsidRDefault="00E560D2" w:rsidP="00E560D2">
      <w:pPr>
        <w:spacing w:line="480" w:lineRule="auto"/>
        <w:rPr>
          <w:sz w:val="22"/>
          <w:szCs w:val="22"/>
        </w:rPr>
      </w:pPr>
    </w:p>
    <w:p w:rsidR="00E560D2" w:rsidRPr="001969DC" w:rsidRDefault="00E560D2" w:rsidP="00E560D2">
      <w:pPr>
        <w:spacing w:line="480" w:lineRule="auto"/>
        <w:outlineLvl w:val="0"/>
        <w:rPr>
          <w:b/>
          <w:sz w:val="22"/>
          <w:szCs w:val="22"/>
        </w:rPr>
      </w:pPr>
      <w:r w:rsidRPr="001969DC">
        <w:rPr>
          <w:b/>
          <w:sz w:val="22"/>
          <w:szCs w:val="22"/>
        </w:rPr>
        <w:br w:type="page"/>
        <w:t>APPENDIX C:</w:t>
      </w:r>
    </w:p>
    <w:p w:rsidR="00E560D2" w:rsidRPr="001969DC" w:rsidRDefault="00E560D2" w:rsidP="00E560D2">
      <w:pPr>
        <w:spacing w:line="480" w:lineRule="auto"/>
        <w:rPr>
          <w:b/>
          <w:sz w:val="22"/>
          <w:szCs w:val="22"/>
        </w:rPr>
      </w:pPr>
    </w:p>
    <w:p w:rsidR="00E560D2" w:rsidRPr="001969DC" w:rsidRDefault="00E560D2" w:rsidP="00E560D2">
      <w:pPr>
        <w:spacing w:line="480" w:lineRule="auto"/>
        <w:rPr>
          <w:sz w:val="22"/>
          <w:szCs w:val="22"/>
        </w:rPr>
      </w:pPr>
      <w:r w:rsidRPr="001969DC">
        <w:rPr>
          <w:sz w:val="22"/>
          <w:szCs w:val="22"/>
        </w:rPr>
        <w:t>Temporal Analysis of Credits Supply and Intrinsic Fishery Value of Credits 2003 – 2007.</w:t>
      </w:r>
    </w:p>
    <w:p w:rsidR="00E560D2" w:rsidRPr="001969DC" w:rsidRDefault="002C01F6" w:rsidP="00E560D2">
      <w:pPr>
        <w:tabs>
          <w:tab w:val="right" w:pos="9360"/>
        </w:tabs>
        <w:spacing w:line="360" w:lineRule="auto"/>
        <w:jc w:val="center"/>
        <w:rPr>
          <w:sz w:val="22"/>
          <w:szCs w:val="22"/>
        </w:rPr>
      </w:pPr>
      <w:r>
        <w:rPr>
          <w:noProof/>
          <w:sz w:val="22"/>
          <w:szCs w:val="22"/>
          <w:lang w:bidi="ar-SA"/>
        </w:rPr>
        <w:drawing>
          <wp:inline distT="0" distB="0" distL="0" distR="0">
            <wp:extent cx="2743200" cy="1870075"/>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srcRect/>
                    <a:stretch>
                      <a:fillRect/>
                    </a:stretch>
                  </pic:blipFill>
                  <pic:spPr bwMode="auto">
                    <a:xfrm>
                      <a:off x="0" y="0"/>
                      <a:ext cx="2743200" cy="1870075"/>
                    </a:xfrm>
                    <a:prstGeom prst="rect">
                      <a:avLst/>
                    </a:prstGeom>
                    <a:noFill/>
                    <a:ln w="9525">
                      <a:noFill/>
                      <a:miter lim="800000"/>
                      <a:headEnd/>
                      <a:tailEnd/>
                    </a:ln>
                  </pic:spPr>
                </pic:pic>
              </a:graphicData>
            </a:graphic>
          </wp:inline>
        </w:drawing>
      </w:r>
      <w:r w:rsidR="00E560D2">
        <w:rPr>
          <w:noProof/>
          <w:sz w:val="22"/>
          <w:szCs w:val="22"/>
        </w:rPr>
        <w:tab/>
      </w:r>
      <w:r>
        <w:rPr>
          <w:noProof/>
          <w:sz w:val="22"/>
          <w:szCs w:val="22"/>
          <w:lang w:bidi="ar-SA"/>
        </w:rPr>
        <w:drawing>
          <wp:inline distT="0" distB="0" distL="0" distR="0">
            <wp:extent cx="2743200" cy="1870075"/>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a:srcRect/>
                    <a:stretch>
                      <a:fillRect/>
                    </a:stretch>
                  </pic:blipFill>
                  <pic:spPr bwMode="auto">
                    <a:xfrm>
                      <a:off x="0" y="0"/>
                      <a:ext cx="2743200" cy="1870075"/>
                    </a:xfrm>
                    <a:prstGeom prst="rect">
                      <a:avLst/>
                    </a:prstGeom>
                    <a:noFill/>
                    <a:ln w="9525">
                      <a:noFill/>
                      <a:miter lim="800000"/>
                      <a:headEnd/>
                      <a:tailEnd/>
                    </a:ln>
                  </pic:spPr>
                </pic:pic>
              </a:graphicData>
            </a:graphic>
          </wp:inline>
        </w:drawing>
      </w:r>
    </w:p>
    <w:p w:rsidR="00E560D2" w:rsidRPr="001969DC" w:rsidRDefault="002C01F6" w:rsidP="00E560D2">
      <w:pPr>
        <w:tabs>
          <w:tab w:val="right" w:pos="9360"/>
        </w:tabs>
        <w:spacing w:line="360" w:lineRule="auto"/>
        <w:jc w:val="center"/>
        <w:rPr>
          <w:sz w:val="22"/>
          <w:szCs w:val="22"/>
        </w:rPr>
      </w:pPr>
      <w:r>
        <w:rPr>
          <w:noProof/>
          <w:sz w:val="22"/>
          <w:szCs w:val="22"/>
          <w:lang w:bidi="ar-SA"/>
        </w:rPr>
        <w:drawing>
          <wp:inline distT="0" distB="0" distL="0" distR="0">
            <wp:extent cx="2743200" cy="1870075"/>
            <wp:effectExtent l="0" t="0" r="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srcRect/>
                    <a:stretch>
                      <a:fillRect/>
                    </a:stretch>
                  </pic:blipFill>
                  <pic:spPr bwMode="auto">
                    <a:xfrm>
                      <a:off x="0" y="0"/>
                      <a:ext cx="2743200" cy="1870075"/>
                    </a:xfrm>
                    <a:prstGeom prst="rect">
                      <a:avLst/>
                    </a:prstGeom>
                    <a:noFill/>
                    <a:ln w="9525">
                      <a:noFill/>
                      <a:miter lim="800000"/>
                      <a:headEnd/>
                      <a:tailEnd/>
                    </a:ln>
                  </pic:spPr>
                </pic:pic>
              </a:graphicData>
            </a:graphic>
          </wp:inline>
        </w:drawing>
      </w:r>
      <w:r w:rsidR="00E560D2">
        <w:rPr>
          <w:noProof/>
          <w:sz w:val="22"/>
          <w:szCs w:val="22"/>
        </w:rPr>
        <w:tab/>
      </w:r>
      <w:r>
        <w:rPr>
          <w:noProof/>
          <w:sz w:val="22"/>
          <w:szCs w:val="22"/>
          <w:lang w:bidi="ar-SA"/>
        </w:rPr>
        <w:drawing>
          <wp:inline distT="0" distB="0" distL="0" distR="0">
            <wp:extent cx="2743200" cy="1870075"/>
            <wp:effectExtent l="0" t="0" r="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9"/>
                    <a:srcRect/>
                    <a:stretch>
                      <a:fillRect/>
                    </a:stretch>
                  </pic:blipFill>
                  <pic:spPr bwMode="auto">
                    <a:xfrm>
                      <a:off x="0" y="0"/>
                      <a:ext cx="2743200" cy="1870075"/>
                    </a:xfrm>
                    <a:prstGeom prst="rect">
                      <a:avLst/>
                    </a:prstGeom>
                    <a:noFill/>
                    <a:ln w="9525">
                      <a:noFill/>
                      <a:miter lim="800000"/>
                      <a:headEnd/>
                      <a:tailEnd/>
                    </a:ln>
                  </pic:spPr>
                </pic:pic>
              </a:graphicData>
            </a:graphic>
          </wp:inline>
        </w:drawing>
      </w:r>
    </w:p>
    <w:p w:rsidR="00E560D2" w:rsidRPr="001969DC" w:rsidRDefault="002C01F6" w:rsidP="00E560D2">
      <w:pPr>
        <w:spacing w:line="360" w:lineRule="auto"/>
        <w:rPr>
          <w:sz w:val="22"/>
          <w:szCs w:val="22"/>
        </w:rPr>
      </w:pPr>
      <w:r>
        <w:rPr>
          <w:noProof/>
          <w:sz w:val="22"/>
          <w:szCs w:val="22"/>
          <w:lang w:bidi="ar-SA"/>
        </w:rPr>
        <w:drawing>
          <wp:inline distT="0" distB="0" distL="0" distR="0">
            <wp:extent cx="2743200" cy="1870075"/>
            <wp:effectExtent l="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srcRect/>
                    <a:stretch>
                      <a:fillRect/>
                    </a:stretch>
                  </pic:blipFill>
                  <pic:spPr bwMode="auto">
                    <a:xfrm>
                      <a:off x="0" y="0"/>
                      <a:ext cx="2743200" cy="1870075"/>
                    </a:xfrm>
                    <a:prstGeom prst="rect">
                      <a:avLst/>
                    </a:prstGeom>
                    <a:noFill/>
                    <a:ln w="9525">
                      <a:noFill/>
                      <a:miter lim="800000"/>
                      <a:headEnd/>
                      <a:tailEnd/>
                    </a:ln>
                  </pic:spPr>
                </pic:pic>
              </a:graphicData>
            </a:graphic>
          </wp:inline>
        </w:drawing>
      </w:r>
    </w:p>
    <w:p w:rsidR="00E560D2" w:rsidRPr="001969DC" w:rsidRDefault="00E560D2" w:rsidP="00E560D2">
      <w:pPr>
        <w:spacing w:line="480" w:lineRule="auto"/>
        <w:outlineLvl w:val="0"/>
        <w:rPr>
          <w:sz w:val="22"/>
          <w:szCs w:val="22"/>
        </w:rPr>
      </w:pPr>
      <w:r w:rsidRPr="001969DC">
        <w:rPr>
          <w:sz w:val="22"/>
          <w:szCs w:val="22"/>
        </w:rPr>
        <w:br w:type="page"/>
      </w:r>
      <w:r w:rsidRPr="001969DC">
        <w:rPr>
          <w:b/>
          <w:sz w:val="22"/>
          <w:szCs w:val="22"/>
        </w:rPr>
        <w:t>APPENDIX D:</w:t>
      </w:r>
      <w:r w:rsidRPr="001969DC">
        <w:rPr>
          <w:sz w:val="22"/>
          <w:szCs w:val="22"/>
        </w:rPr>
        <w:t xml:space="preserve"> Afterthoughts for Consideration by Industry</w:t>
      </w:r>
    </w:p>
    <w:p w:rsidR="00E560D2" w:rsidRPr="001969DC" w:rsidRDefault="00E560D2" w:rsidP="00E560D2">
      <w:pPr>
        <w:spacing w:line="480" w:lineRule="auto"/>
        <w:rPr>
          <w:sz w:val="22"/>
          <w:szCs w:val="22"/>
        </w:rPr>
      </w:pPr>
    </w:p>
    <w:p w:rsidR="00E560D2" w:rsidRPr="001969DC" w:rsidRDefault="00E560D2" w:rsidP="00E560D2">
      <w:pPr>
        <w:pStyle w:val="LightGrid-Accent31"/>
        <w:numPr>
          <w:ilvl w:val="0"/>
          <w:numId w:val="27"/>
        </w:numPr>
        <w:tabs>
          <w:tab w:val="left" w:pos="360"/>
        </w:tabs>
        <w:spacing w:line="480" w:lineRule="auto"/>
        <w:ind w:left="360"/>
        <w:rPr>
          <w:sz w:val="22"/>
          <w:szCs w:val="22"/>
        </w:rPr>
      </w:pPr>
      <w:r w:rsidRPr="001969DC">
        <w:rPr>
          <w:sz w:val="22"/>
          <w:szCs w:val="22"/>
        </w:rPr>
        <w:t xml:space="preserve">It may be desirable to allow coops to impose a small 3% (not exceeding 3%) tax on all vessel credits allocations to create an Emergency Fund for extreme bad luck cases. This small </w:t>
      </w:r>
      <w:r>
        <w:rPr>
          <w:sz w:val="22"/>
          <w:szCs w:val="22"/>
        </w:rPr>
        <w:t>“</w:t>
      </w:r>
      <w:r w:rsidRPr="001969DC">
        <w:rPr>
          <w:sz w:val="22"/>
          <w:szCs w:val="22"/>
        </w:rPr>
        <w:t>emergency fund</w:t>
      </w:r>
      <w:r>
        <w:rPr>
          <w:sz w:val="22"/>
          <w:szCs w:val="22"/>
        </w:rPr>
        <w:t>”</w:t>
      </w:r>
      <w:r w:rsidRPr="001969DC">
        <w:rPr>
          <w:sz w:val="22"/>
          <w:szCs w:val="22"/>
        </w:rPr>
        <w:t xml:space="preserve"> could be used to help bail out any vessel that the coop determines had genuine bad luck. Any remainder credits could be put on the market by the coop toward the end of the year to raise revenue. The bad luck event (as deemed by a coop, or better yet a sector) could be incorporated into the legacy system (or not) by adjusting the bycatch rate to not fully reflect this event (say cut the number in half for that tow). This can only happen occasionally per vessel (e</w:t>
      </w:r>
      <w:r>
        <w:rPr>
          <w:sz w:val="22"/>
          <w:szCs w:val="22"/>
        </w:rPr>
        <w:t>.</w:t>
      </w:r>
      <w:r w:rsidRPr="001969DC">
        <w:rPr>
          <w:sz w:val="22"/>
          <w:szCs w:val="22"/>
        </w:rPr>
        <w:t>g.</w:t>
      </w:r>
      <w:r>
        <w:rPr>
          <w:sz w:val="22"/>
          <w:szCs w:val="22"/>
        </w:rPr>
        <w:t>,</w:t>
      </w:r>
      <w:r w:rsidRPr="001969DC">
        <w:rPr>
          <w:sz w:val="22"/>
          <w:szCs w:val="22"/>
        </w:rPr>
        <w:t xml:space="preserve"> once per vessel in 7 years).</w:t>
      </w:r>
    </w:p>
    <w:p w:rsidR="00E560D2" w:rsidRPr="001969DC" w:rsidRDefault="00E560D2" w:rsidP="00E560D2">
      <w:pPr>
        <w:spacing w:line="480" w:lineRule="auto"/>
        <w:rPr>
          <w:sz w:val="22"/>
          <w:szCs w:val="22"/>
        </w:rPr>
      </w:pPr>
    </w:p>
    <w:p w:rsidR="00E560D2" w:rsidRPr="001969DC" w:rsidRDefault="00E560D2" w:rsidP="00E560D2">
      <w:pPr>
        <w:pStyle w:val="LightGrid-Accent31"/>
        <w:numPr>
          <w:ilvl w:val="0"/>
          <w:numId w:val="27"/>
        </w:numPr>
        <w:tabs>
          <w:tab w:val="num" w:pos="360"/>
        </w:tabs>
        <w:spacing w:line="480" w:lineRule="auto"/>
        <w:ind w:left="360"/>
        <w:rPr>
          <w:sz w:val="22"/>
          <w:szCs w:val="22"/>
        </w:rPr>
      </w:pPr>
      <w:r w:rsidRPr="00791889">
        <w:rPr>
          <w:sz w:val="22"/>
          <w:szCs w:val="22"/>
        </w:rPr>
        <w:t>Handling Chronic Offenders with the “2-Strikes Rule:” (</w:t>
      </w:r>
      <w:r w:rsidRPr="001969DC">
        <w:rPr>
          <w:sz w:val="22"/>
          <w:szCs w:val="22"/>
        </w:rPr>
        <w:t>offered for consideration as an additional control for irrational players).</w:t>
      </w:r>
    </w:p>
    <w:p w:rsidR="00E560D2" w:rsidRPr="001969DC" w:rsidRDefault="00E560D2" w:rsidP="00E560D2">
      <w:pPr>
        <w:pStyle w:val="LightGrid-Accent31"/>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Chronic bad players</w:t>
      </w:r>
      <w:ins w:id="420" w:author="Keith Criddle" w:date="2009-11-28T16:47:00Z">
        <w:r>
          <w:rPr>
            <w:sz w:val="22"/>
            <w:szCs w:val="22"/>
          </w:rPr>
          <w:t>, those with</w:t>
        </w:r>
      </w:ins>
      <w:del w:id="421" w:author="Keith Criddle" w:date="2009-11-28T16:47:00Z">
        <w:r w:rsidRPr="001969DC" w:rsidDel="00C16CEE">
          <w:rPr>
            <w:sz w:val="22"/>
            <w:szCs w:val="22"/>
          </w:rPr>
          <w:delText xml:space="preserve"> who</w:delText>
        </w:r>
      </w:del>
      <w:r w:rsidRPr="001969DC">
        <w:rPr>
          <w:sz w:val="22"/>
          <w:szCs w:val="22"/>
        </w:rPr>
        <w:t xml:space="preserve"> consistently</w:t>
      </w:r>
      <w:del w:id="422" w:author="Keith Criddle" w:date="2009-11-28T16:47:00Z">
        <w:r w:rsidRPr="001969DC" w:rsidDel="00C16CEE">
          <w:rPr>
            <w:sz w:val="22"/>
            <w:szCs w:val="22"/>
          </w:rPr>
          <w:delText xml:space="preserve"> have</w:delText>
        </w:r>
      </w:del>
      <w:ins w:id="423" w:author="Keith Criddle" w:date="2009-11-28T16:47:00Z">
        <w:r>
          <w:rPr>
            <w:sz w:val="22"/>
            <w:szCs w:val="22"/>
          </w:rPr>
          <w:t xml:space="preserve"> above average</w:t>
        </w:r>
      </w:ins>
      <w:del w:id="424" w:author="Keith Criddle" w:date="2009-11-28T16:48:00Z">
        <w:r w:rsidRPr="001969DC" w:rsidDel="00C16CEE">
          <w:rPr>
            <w:sz w:val="22"/>
            <w:szCs w:val="22"/>
          </w:rPr>
          <w:delText xml:space="preserve"> high</w:delText>
        </w:r>
      </w:del>
      <w:r w:rsidRPr="001969DC">
        <w:rPr>
          <w:sz w:val="22"/>
          <w:szCs w:val="22"/>
        </w:rPr>
        <w:t xml:space="preserve"> bycatch rates</w:t>
      </w:r>
      <w:del w:id="425" w:author="Keith Criddle" w:date="2009-11-28T16:48:00Z">
        <w:r w:rsidRPr="001969DC" w:rsidDel="00C16CEE">
          <w:rPr>
            <w:sz w:val="22"/>
            <w:szCs w:val="22"/>
          </w:rPr>
          <w:delText xml:space="preserve"> relative to the rest of the fleet</w:delText>
        </w:r>
      </w:del>
      <w:r w:rsidRPr="001969DC">
        <w:rPr>
          <w:sz w:val="22"/>
          <w:szCs w:val="22"/>
        </w:rPr>
        <w:t xml:space="preserve"> can place a drag on the overall performance of the fleet and harm its standing with regard to the Chinook salmon problem. They may be content with the minimal 2/3 allocation and be willing to wait until later in the season when credits could become more available as individual </w:t>
      </w:r>
      <w:r>
        <w:rPr>
          <w:sz w:val="22"/>
          <w:szCs w:val="22"/>
        </w:rPr>
        <w:t>p</w:t>
      </w:r>
      <w:r w:rsidRPr="001969DC">
        <w:rPr>
          <w:sz w:val="22"/>
          <w:szCs w:val="22"/>
        </w:rPr>
        <w:t>ollock quota</w:t>
      </w:r>
      <w:ins w:id="426" w:author="Keith Criddle" w:date="2009-11-28T16:48:00Z">
        <w:r>
          <w:rPr>
            <w:sz w:val="22"/>
            <w:szCs w:val="22"/>
          </w:rPr>
          <w:t>s</w:t>
        </w:r>
      </w:ins>
      <w:r w:rsidRPr="001969DC">
        <w:rPr>
          <w:sz w:val="22"/>
          <w:szCs w:val="22"/>
        </w:rPr>
        <w:t xml:space="preserve"> are filled and/or vessels are more comfortable with selling </w:t>
      </w:r>
      <w:r>
        <w:rPr>
          <w:sz w:val="22"/>
          <w:szCs w:val="22"/>
        </w:rPr>
        <w:t>surplus ITEC</w:t>
      </w:r>
      <w:r w:rsidRPr="001969DC">
        <w:rPr>
          <w:sz w:val="22"/>
          <w:szCs w:val="22"/>
        </w:rPr>
        <w:t xml:space="preserve">at low prices. They may not care about the risk that next year may be a moderate to high abundance year, when </w:t>
      </w:r>
      <w:r>
        <w:rPr>
          <w:sz w:val="22"/>
          <w:szCs w:val="22"/>
        </w:rPr>
        <w:t>ITEC</w:t>
      </w:r>
      <w:r w:rsidRPr="001969DC">
        <w:rPr>
          <w:sz w:val="22"/>
          <w:szCs w:val="22"/>
        </w:rPr>
        <w:t xml:space="preserve"> will not be readily available, and may be willing to put their businesses at risk. Moreover as discussed, the </w:t>
      </w:r>
      <w:r w:rsidRPr="00791889">
        <w:rPr>
          <w:sz w:val="22"/>
          <w:szCs w:val="22"/>
        </w:rPr>
        <w:t xml:space="preserve">credits may be uneconomic for the worst players, because they are worth less in terms of expected return on </w:t>
      </w:r>
      <w:r>
        <w:rPr>
          <w:sz w:val="22"/>
          <w:szCs w:val="22"/>
        </w:rPr>
        <w:t>p</w:t>
      </w:r>
      <w:r w:rsidRPr="00791889">
        <w:rPr>
          <w:sz w:val="22"/>
          <w:szCs w:val="22"/>
        </w:rPr>
        <w:t>ollock</w:t>
      </w:r>
      <w:r w:rsidRPr="001969DC">
        <w:rPr>
          <w:sz w:val="22"/>
          <w:szCs w:val="22"/>
        </w:rPr>
        <w:t>.</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ind w:left="360"/>
        <w:rPr>
          <w:sz w:val="22"/>
          <w:szCs w:val="22"/>
        </w:rPr>
      </w:pPr>
      <w:r w:rsidRPr="001969DC">
        <w:rPr>
          <w:sz w:val="22"/>
          <w:szCs w:val="22"/>
        </w:rPr>
        <w:t>One possible way to handle this is to implement a 2-Strikes Rule that suspends credits trading privileges from such repeat offenders in all seasons until they can demonstrate that they can move out of the worst category in any one season. It is ultimately up to the industry to decide the details of this rule and what defines this worst category (e</w:t>
      </w:r>
      <w:r>
        <w:rPr>
          <w:sz w:val="22"/>
          <w:szCs w:val="22"/>
        </w:rPr>
        <w:t>.</w:t>
      </w:r>
      <w:r w:rsidRPr="001969DC">
        <w:rPr>
          <w:sz w:val="22"/>
          <w:szCs w:val="22"/>
        </w:rPr>
        <w:t>g.</w:t>
      </w:r>
      <w:r>
        <w:rPr>
          <w:sz w:val="22"/>
          <w:szCs w:val="22"/>
        </w:rPr>
        <w:t>,</w:t>
      </w:r>
      <w:r w:rsidRPr="001969DC">
        <w:rPr>
          <w:sz w:val="22"/>
          <w:szCs w:val="22"/>
        </w:rPr>
        <w:t xml:space="preserve"> 3 standard deviations below the mean for 2 years running, or near the bottom of the list for 2 years running). Such a rule could quickly weed out the few worst players, and would likely only need to be in effect for some initial period. It has not been implemented in the current study.</w:t>
      </w:r>
    </w:p>
    <w:p w:rsidR="00E560D2" w:rsidRPr="001969DC" w:rsidRDefault="00E560D2" w:rsidP="00E560D2">
      <w:pPr>
        <w:spacing w:line="480" w:lineRule="auto"/>
        <w:ind w:left="360"/>
        <w:rPr>
          <w:sz w:val="22"/>
          <w:szCs w:val="22"/>
        </w:rPr>
      </w:pPr>
    </w:p>
    <w:p w:rsidR="00E560D2" w:rsidRPr="001969DC" w:rsidRDefault="00E560D2" w:rsidP="00E560D2">
      <w:pPr>
        <w:spacing w:line="480" w:lineRule="auto"/>
        <w:rPr>
          <w:sz w:val="22"/>
          <w:szCs w:val="22"/>
        </w:rPr>
      </w:pPr>
      <w:r w:rsidRPr="001969DC">
        <w:rPr>
          <w:sz w:val="22"/>
          <w:szCs w:val="22"/>
        </w:rPr>
        <w:t>To summarize, being a chronic offender is risky and uneconomic for several reasons:</w:t>
      </w:r>
    </w:p>
    <w:p w:rsidR="00E560D2" w:rsidRPr="001969DC" w:rsidRDefault="00E560D2" w:rsidP="00E560D2">
      <w:pPr>
        <w:spacing w:line="480" w:lineRule="auto"/>
        <w:rPr>
          <w:sz w:val="22"/>
          <w:szCs w:val="22"/>
        </w:rPr>
      </w:pPr>
    </w:p>
    <w:p w:rsidR="00E560D2" w:rsidRPr="001969DC" w:rsidRDefault="00E560D2" w:rsidP="00E560D2">
      <w:pPr>
        <w:numPr>
          <w:ilvl w:val="0"/>
          <w:numId w:val="11"/>
        </w:numPr>
        <w:spacing w:line="480" w:lineRule="auto"/>
        <w:ind w:left="900" w:hanging="540"/>
        <w:rPr>
          <w:sz w:val="22"/>
          <w:szCs w:val="22"/>
        </w:rPr>
      </w:pPr>
      <w:r w:rsidRPr="001969DC">
        <w:rPr>
          <w:sz w:val="22"/>
          <w:szCs w:val="22"/>
        </w:rPr>
        <w:t>They will tend to run out of credits quickly because of their lower allocation.</w:t>
      </w:r>
    </w:p>
    <w:p w:rsidR="00E560D2" w:rsidRPr="001969DC" w:rsidRDefault="00E560D2" w:rsidP="00E560D2">
      <w:pPr>
        <w:numPr>
          <w:ilvl w:val="0"/>
          <w:numId w:val="11"/>
        </w:numPr>
        <w:spacing w:line="480" w:lineRule="auto"/>
        <w:ind w:left="900" w:hanging="540"/>
        <w:rPr>
          <w:sz w:val="22"/>
          <w:szCs w:val="22"/>
        </w:rPr>
      </w:pPr>
      <w:r w:rsidRPr="001969DC">
        <w:rPr>
          <w:sz w:val="22"/>
          <w:szCs w:val="22"/>
        </w:rPr>
        <w:t>They will need to buy credits at a price that may not be economic given their high bycatch rates.</w:t>
      </w:r>
    </w:p>
    <w:p w:rsidR="00E560D2" w:rsidRPr="001969DC" w:rsidRDefault="00E560D2" w:rsidP="00E560D2">
      <w:pPr>
        <w:numPr>
          <w:ilvl w:val="0"/>
          <w:numId w:val="11"/>
        </w:numPr>
        <w:spacing w:line="480" w:lineRule="auto"/>
        <w:ind w:left="900" w:hanging="540"/>
        <w:rPr>
          <w:sz w:val="22"/>
          <w:szCs w:val="22"/>
        </w:rPr>
      </w:pPr>
      <w:r w:rsidRPr="001969DC">
        <w:rPr>
          <w:sz w:val="22"/>
          <w:szCs w:val="22"/>
        </w:rPr>
        <w:t>They risk losing trading privileges.</w:t>
      </w:r>
    </w:p>
    <w:p w:rsidR="00E560D2" w:rsidRPr="00182FE2" w:rsidRDefault="00E560D2" w:rsidP="00E560D2">
      <w:pPr>
        <w:spacing w:line="480" w:lineRule="auto"/>
        <w:rPr>
          <w:sz w:val="22"/>
          <w:szCs w:val="22"/>
        </w:rPr>
      </w:pPr>
    </w:p>
    <w:sectPr w:rsidR="00E560D2" w:rsidRPr="00182FE2" w:rsidSect="00E560D2">
      <w:headerReference w:type="even" r:id="rId161"/>
      <w:headerReference w:type="default" r:id="rId162"/>
      <w:footerReference w:type="even" r:id="rId163"/>
      <w:footerReference w:type="default" r:id="rId164"/>
      <w:footerReference w:type="first" r:id="rId165"/>
      <w:pgSz w:w="12240" w:h="15840" w:code="1"/>
      <w:pgMar w:top="1440" w:right="1440" w:bottom="1440" w:left="1440" w:gutter="0"/>
      <w:titlePg/>
      <w:docGrid w:linePitch="326"/>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Hao Ye" w:date="2010-02-17T08:05:00Z" w:initials="HY">
    <w:p w:rsidR="00865714" w:rsidRDefault="00865714">
      <w:pPr>
        <w:pStyle w:val="CommentText"/>
      </w:pPr>
      <w:r>
        <w:rPr>
          <w:rStyle w:val="CommentReference"/>
        </w:rPr>
        <w:annotationRef/>
      </w:r>
      <w:r>
        <w:t>This length may need to be shortened.</w:t>
      </w:r>
    </w:p>
  </w:comment>
  <w:comment w:id="5" w:author="Hao Ye" w:date="2010-02-17T08:05:00Z" w:initials="HY">
    <w:p w:rsidR="00865714" w:rsidRDefault="00865714">
      <w:pPr>
        <w:pStyle w:val="CommentText"/>
      </w:pPr>
      <w:r>
        <w:rPr>
          <w:rStyle w:val="CommentReference"/>
        </w:rPr>
        <w:annotationRef/>
      </w:r>
      <w:r>
        <w:t>Formatted according to MRE guidelines for author information.</w:t>
      </w:r>
    </w:p>
  </w:comment>
  <w:comment w:id="53" w:author="hye" w:date="2010-02-17T08:05:00Z" w:initials="h">
    <w:p w:rsidR="00865714" w:rsidRDefault="00865714">
      <w:pPr>
        <w:pStyle w:val="CommentText"/>
      </w:pPr>
      <w:r>
        <w:rPr>
          <w:rStyle w:val="CommentReference"/>
        </w:rPr>
        <w:annotationRef/>
      </w:r>
      <w:r>
        <w:t>These need to be added to fit MRE guidelines.</w:t>
      </w:r>
    </w:p>
  </w:comment>
  <w:comment w:id="56" w:author="hye" w:date="2010-02-17T08:05:00Z" w:initials="h">
    <w:p w:rsidR="00865714" w:rsidRDefault="00865714">
      <w:pPr>
        <w:pStyle w:val="CommentText"/>
      </w:pPr>
      <w:r>
        <w:rPr>
          <w:rStyle w:val="CommentReference"/>
        </w:rPr>
        <w:annotationRef/>
      </w:r>
      <w:r>
        <w:t>shortened to 150 words (MRE abstract limit)</w:t>
      </w:r>
    </w:p>
  </w:comment>
  <w:comment w:id="332" w:author="George Sugihara" w:date="2010-02-17T18:22:00Z" w:initials="GS">
    <w:p w:rsidR="002F1CED" w:rsidRDefault="002F1CED">
      <w:pPr>
        <w:pStyle w:val="CommentText"/>
      </w:pPr>
      <w:r>
        <w:rPr>
          <w:rStyle w:val="CommentReference"/>
        </w:rPr>
        <w:annotationRef/>
      </w:r>
      <w:r>
        <w:t>WORKING HERE</w:t>
      </w:r>
    </w:p>
  </w:comment>
  <w:comment w:id="301" w:author="hye" w:date="2010-02-17T09:50:00Z" w:initials="h">
    <w:p w:rsidR="00865714" w:rsidRDefault="00865714">
      <w:pPr>
        <w:pStyle w:val="CommentText"/>
      </w:pPr>
      <w:r>
        <w:rPr>
          <w:rStyle w:val="CommentReference"/>
        </w:rPr>
        <w:annotationRef/>
      </w:r>
      <w:r>
        <w:t>These details seem redundant, since they are described in later sections of the paper.  The figures would also be referenced in a more natural order if they were not mentioned here.</w:t>
      </w:r>
    </w:p>
  </w:comment>
  <w:comment w:id="364" w:author="hye" w:date="2010-02-17T08:05:00Z" w:initials="h">
    <w:p w:rsidR="00865714" w:rsidRDefault="00865714">
      <w:pPr>
        <w:pStyle w:val="CommentText"/>
      </w:pPr>
      <w:r>
        <w:rPr>
          <w:rStyle w:val="CommentReference"/>
        </w:rPr>
        <w:annotationRef/>
      </w:r>
      <w:r>
        <w:t>Rather than referencing specific figures from the appendix, I think it’s better to just point readers to the appendix for details.</w:t>
      </w:r>
    </w:p>
  </w:comment>
  <w:comment w:id="379" w:author="hye" w:date="2010-02-17T08:05:00Z" w:initials="h">
    <w:p w:rsidR="00865714" w:rsidRDefault="00865714">
      <w:pPr>
        <w:pStyle w:val="CommentText"/>
      </w:pPr>
      <w:r>
        <w:rPr>
          <w:rStyle w:val="CommentReference"/>
        </w:rPr>
        <w:annotationRef/>
      </w:r>
      <w:r>
        <w:t>Maybe a bit extraneous?  I think we can merge this thought into the previous paragraph.</w:t>
      </w:r>
    </w:p>
  </w:comment>
  <w:comment w:id="398" w:author="Hao Ye" w:date="2010-02-17T08:05:00Z" w:initials="HY">
    <w:p w:rsidR="00865714" w:rsidRDefault="00865714" w:rsidP="00875777">
      <w:pPr>
        <w:pStyle w:val="CommentText"/>
      </w:pPr>
      <w:r>
        <w:rPr>
          <w:rStyle w:val="CommentReference"/>
        </w:rPr>
        <w:annotationRef/>
      </w:r>
      <w:r>
        <w:t>Needs to be redone using seasonal data</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714" w:rsidRDefault="00865714">
      <w:r>
        <w:separator/>
      </w:r>
    </w:p>
  </w:endnote>
  <w:endnote w:type="continuationSeparator" w:id="0">
    <w:p w:rsidR="00865714" w:rsidRDefault="008657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StempelGaramondLTStd-Roman">
    <w:altName w:val="Arial Unicode MS"/>
    <w:panose1 w:val="00000000000000000000"/>
    <w:charset w:val="80"/>
    <w:family w:val="roman"/>
    <w:notTrueType/>
    <w:pitch w:val="default"/>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714" w:rsidRDefault="00865714" w:rsidP="00E560D2">
    <w:pPr>
      <w:pStyle w:val="Footer"/>
      <w:framePr w:wrap="around" w:vAnchor="text" w:hAnchor="margin" w:xAlign="right" w:y="1"/>
      <w:spacing w:line="480" w:lineRule="auto"/>
      <w:rPr>
        <w:rStyle w:val="PageNumber"/>
      </w:rPr>
    </w:pPr>
    <w:r>
      <w:rPr>
        <w:rStyle w:val="PageNumber"/>
      </w:rPr>
      <w:fldChar w:fldCharType="begin"/>
    </w:r>
    <w:r>
      <w:rPr>
        <w:rStyle w:val="PageNumber"/>
      </w:rPr>
      <w:instrText xml:space="preserve">PAGE  </w:instrText>
    </w:r>
    <w:r>
      <w:rPr>
        <w:rStyle w:val="PageNumber"/>
      </w:rPr>
      <w:fldChar w:fldCharType="end"/>
    </w:r>
  </w:p>
  <w:p w:rsidR="00865714" w:rsidRDefault="00865714" w:rsidP="00E560D2">
    <w:pPr>
      <w:pStyle w:val="Footer"/>
      <w:spacing w:line="480" w:lineRule="auto"/>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714" w:rsidRPr="00116088" w:rsidRDefault="00865714" w:rsidP="00E560D2">
    <w:pPr>
      <w:pStyle w:val="Footer"/>
      <w:tabs>
        <w:tab w:val="clear" w:pos="8640"/>
        <w:tab w:val="right" w:pos="9360"/>
      </w:tabs>
      <w:spacing w:line="480" w:lineRule="auto"/>
      <w:jc w:val="center"/>
      <w:rPr>
        <w:i/>
        <w:sz w:val="20"/>
        <w:szCs w:val="20"/>
      </w:rPr>
    </w:pPr>
    <w:r>
      <w:rPr>
        <w:rStyle w:val="PageNumber"/>
        <w:sz w:val="20"/>
        <w:szCs w:val="20"/>
      </w:rPr>
      <w:tab/>
    </w:r>
    <w:r w:rsidRPr="00116088">
      <w:rPr>
        <w:rStyle w:val="PageNumber"/>
        <w:sz w:val="20"/>
        <w:szCs w:val="20"/>
      </w:rPr>
      <w:fldChar w:fldCharType="begin"/>
    </w:r>
    <w:r w:rsidRPr="00116088">
      <w:rPr>
        <w:rStyle w:val="PageNumber"/>
        <w:sz w:val="20"/>
        <w:szCs w:val="20"/>
      </w:rPr>
      <w:instrText xml:space="preserve"> PAGE </w:instrText>
    </w:r>
    <w:r w:rsidRPr="00116088">
      <w:rPr>
        <w:rStyle w:val="PageNumber"/>
        <w:sz w:val="20"/>
        <w:szCs w:val="20"/>
      </w:rPr>
      <w:fldChar w:fldCharType="separate"/>
    </w:r>
    <w:r w:rsidR="002F1CED">
      <w:rPr>
        <w:rStyle w:val="PageNumber"/>
        <w:noProof/>
        <w:sz w:val="20"/>
        <w:szCs w:val="20"/>
      </w:rPr>
      <w:t>9</w:t>
    </w:r>
    <w:r w:rsidRPr="00116088">
      <w:rPr>
        <w:rStyle w:val="PageNumber"/>
        <w:sz w:val="20"/>
        <w:szCs w:val="20"/>
      </w:rPr>
      <w:fldChar w:fldCharType="end"/>
    </w:r>
    <w:r w:rsidRPr="00116088">
      <w:rPr>
        <w:rStyle w:val="PageNumber"/>
        <w:sz w:val="20"/>
        <w:szCs w:val="20"/>
      </w:rPr>
      <w:t xml:space="preserve"> of </w:t>
    </w:r>
    <w:r w:rsidRPr="00116088">
      <w:rPr>
        <w:rStyle w:val="PageNumber"/>
        <w:sz w:val="20"/>
        <w:szCs w:val="20"/>
      </w:rPr>
      <w:fldChar w:fldCharType="begin"/>
    </w:r>
    <w:r w:rsidRPr="00116088">
      <w:rPr>
        <w:rStyle w:val="PageNumber"/>
        <w:sz w:val="20"/>
        <w:szCs w:val="20"/>
      </w:rPr>
      <w:instrText xml:space="preserve"> NUMPAGES </w:instrText>
    </w:r>
    <w:r w:rsidRPr="00116088">
      <w:rPr>
        <w:rStyle w:val="PageNumber"/>
        <w:sz w:val="20"/>
        <w:szCs w:val="20"/>
      </w:rPr>
      <w:fldChar w:fldCharType="separate"/>
    </w:r>
    <w:r w:rsidR="002F1CED">
      <w:rPr>
        <w:rStyle w:val="PageNumber"/>
        <w:noProof/>
        <w:sz w:val="20"/>
        <w:szCs w:val="20"/>
      </w:rPr>
      <w:t>62</w:t>
    </w:r>
    <w:r w:rsidRPr="00116088">
      <w:rPr>
        <w:rStyle w:val="PageNumber"/>
        <w:sz w:val="20"/>
        <w:szCs w:val="20"/>
      </w:rPr>
      <w:fldChar w:fldCharType="end"/>
    </w:r>
    <w:r>
      <w:rPr>
        <w:rStyle w:val="PageNumber"/>
        <w:sz w:val="20"/>
        <w:szCs w:val="20"/>
      </w:rPr>
      <w:tab/>
    </w:r>
    <w:r>
      <w:rPr>
        <w:rStyle w:val="PageNumber"/>
        <w:sz w:val="20"/>
        <w:szCs w:val="20"/>
      </w:rPr>
      <w:fldChar w:fldCharType="begin"/>
    </w:r>
    <w:r>
      <w:rPr>
        <w:rStyle w:val="PageNumber"/>
        <w:sz w:val="20"/>
        <w:szCs w:val="20"/>
      </w:rPr>
      <w:instrText xml:space="preserve"> DATE \@ "M/d/yyyy" </w:instrText>
    </w:r>
    <w:r>
      <w:rPr>
        <w:rStyle w:val="PageNumber"/>
        <w:sz w:val="20"/>
        <w:szCs w:val="20"/>
      </w:rPr>
      <w:fldChar w:fldCharType="separate"/>
    </w:r>
    <w:r>
      <w:rPr>
        <w:rStyle w:val="PageNumber"/>
        <w:noProof/>
        <w:sz w:val="20"/>
        <w:szCs w:val="20"/>
      </w:rPr>
      <w:t>2/17/2010</w:t>
    </w:r>
    <w:r>
      <w:rPr>
        <w:rStyle w:val="PageNumber"/>
        <w:sz w:val="20"/>
        <w:szCs w:val="20"/>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714" w:rsidRPr="001969DC" w:rsidRDefault="00865714">
    <w:pPr>
      <w:pStyle w:val="Footer"/>
      <w:rPr>
        <w:sz w:val="18"/>
        <w:szCs w:val="18"/>
      </w:rPr>
    </w:pPr>
    <w:r w:rsidRPr="001969DC">
      <w:rPr>
        <w:sz w:val="18"/>
        <w:szCs w:val="18"/>
      </w:rPr>
      <w:t>* Corresponding author</w:t>
    </w:r>
    <w:r>
      <w:rPr>
        <w:sz w:val="18"/>
        <w:szCs w:val="18"/>
      </w:rPr>
      <w:t>, Fax: (858)-534-1711</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714" w:rsidRDefault="00865714">
      <w:r>
        <w:separator/>
      </w:r>
    </w:p>
  </w:footnote>
  <w:footnote w:type="continuationSeparator" w:id="0">
    <w:p w:rsidR="00865714" w:rsidRDefault="00865714">
      <w:r>
        <w:continuationSeparator/>
      </w:r>
    </w:p>
  </w:footnote>
  <w:footnote w:id="1">
    <w:p w:rsidR="00865714" w:rsidRPr="00B7574C" w:rsidRDefault="00865714" w:rsidP="00E560D2">
      <w:pPr>
        <w:pStyle w:val="FootnoteText"/>
        <w:spacing w:line="360" w:lineRule="auto"/>
        <w:rPr>
          <w:sz w:val="20"/>
          <w:szCs w:val="20"/>
        </w:rPr>
      </w:pPr>
      <w:r w:rsidRPr="00B7574C">
        <w:rPr>
          <w:rStyle w:val="FootnoteReference"/>
          <w:sz w:val="20"/>
          <w:szCs w:val="20"/>
        </w:rPr>
        <w:footnoteRef/>
      </w:r>
      <w:r w:rsidRPr="00B7574C">
        <w:rPr>
          <w:sz w:val="20"/>
          <w:szCs w:val="20"/>
        </w:rPr>
        <w:t xml:space="preserve"> At present, there are no estimates of Chinook </w:t>
      </w:r>
      <w:r>
        <w:rPr>
          <w:sz w:val="20"/>
          <w:szCs w:val="20"/>
        </w:rPr>
        <w:t xml:space="preserve">salmon </w:t>
      </w:r>
      <w:r w:rsidRPr="00B7574C">
        <w:rPr>
          <w:sz w:val="20"/>
          <w:szCs w:val="20"/>
        </w:rPr>
        <w:t xml:space="preserve">abundance in federal waters off Alaska. </w:t>
      </w:r>
    </w:p>
  </w:footnote>
  <w:footnote w:id="2">
    <w:p w:rsidR="00865714" w:rsidRDefault="00865714" w:rsidP="00E560D2">
      <w:pPr>
        <w:pStyle w:val="FootnoteText"/>
        <w:spacing w:line="480" w:lineRule="auto"/>
      </w:pPr>
      <w:r>
        <w:rPr>
          <w:rStyle w:val="FootnoteReference"/>
        </w:rPr>
        <w:footnoteRef/>
      </w:r>
      <w:r>
        <w:t xml:space="preserve"> </w:t>
      </w:r>
      <w:r>
        <w:rPr>
          <w:sz w:val="20"/>
        </w:rPr>
        <w:t xml:space="preserve">The </w:t>
      </w:r>
      <w:r w:rsidRPr="008432B3">
        <w:rPr>
          <w:sz w:val="20"/>
        </w:rPr>
        <w:t xml:space="preserve">bycatch rate </w:t>
      </w:r>
      <w:r>
        <w:rPr>
          <w:sz w:val="20"/>
        </w:rPr>
        <w:t>is the number of Chinook salmon caught per metric ton of pollock</w:t>
      </w:r>
      <w:r w:rsidRPr="008432B3">
        <w:rPr>
          <w:sz w:val="20"/>
        </w:rPr>
        <w:t>.</w:t>
      </w:r>
    </w:p>
  </w:footnote>
  <w:footnote w:id="3">
    <w:p w:rsidR="00865714" w:rsidRDefault="00865714" w:rsidP="00E560D2">
      <w:pPr>
        <w:pStyle w:val="FootnoteText"/>
        <w:spacing w:line="480" w:lineRule="auto"/>
      </w:pPr>
      <w:r>
        <w:rPr>
          <w:rStyle w:val="FootnoteReference"/>
        </w:rPr>
        <w:footnoteRef/>
      </w:r>
      <w:r>
        <w:t xml:space="preserve"> </w:t>
      </w:r>
      <w:r>
        <w:rPr>
          <w:sz w:val="20"/>
        </w:rPr>
        <w:t>Dynamic Salmon Savings retires a variable fraction of the excess ITEC remaining after each vessel has completed its pollock harvest, diminishing the supply of tradable credits in low to moderate encounter times.</w:t>
      </w:r>
    </w:p>
  </w:footnote>
  <w:footnote w:id="4">
    <w:p w:rsidR="00865714" w:rsidRDefault="00865714" w:rsidP="00E560D2">
      <w:pPr>
        <w:spacing w:line="360" w:lineRule="auto"/>
      </w:pPr>
      <w:r>
        <w:rPr>
          <w:rStyle w:val="FootnoteReference"/>
        </w:rPr>
        <w:footnoteRef/>
      </w:r>
      <w:r>
        <w:t xml:space="preserve"> </w:t>
      </w:r>
      <w:r w:rsidRPr="005C7254">
        <w:rPr>
          <w:sz w:val="20"/>
        </w:rPr>
        <w:t>Note that the proportional allocation factor (</w:t>
      </w:r>
      <w:r w:rsidRPr="006B6A46">
        <w:rPr>
          <w:i/>
          <w:sz w:val="20"/>
        </w:rPr>
        <w:t>P</w:t>
      </w:r>
      <w:r w:rsidRPr="005C7254">
        <w:rPr>
          <w:sz w:val="20"/>
        </w:rPr>
        <w:t>) is multiplied by the original ITEC allocation for each individual vessel to determine the number of credits that a vessel receives.</w:t>
      </w:r>
      <w:r>
        <w:rPr>
          <w:sz w:val="20"/>
        </w:rPr>
        <w:t xml:space="preserve"> </w:t>
      </w:r>
      <w:r w:rsidRPr="005C7254">
        <w:rPr>
          <w:sz w:val="20"/>
        </w:rPr>
        <w:t xml:space="preserve">In the first year of the program, ITEC allocations are pro rata to </w:t>
      </w:r>
      <w:r>
        <w:rPr>
          <w:sz w:val="20"/>
        </w:rPr>
        <w:t>p</w:t>
      </w:r>
      <w:r w:rsidRPr="005C7254">
        <w:rPr>
          <w:sz w:val="20"/>
        </w:rPr>
        <w:t xml:space="preserve">ollock allocations and </w:t>
      </w:r>
      <w:r w:rsidRPr="00E552CA">
        <w:rPr>
          <w:position w:val="-4"/>
          <w:sz w:val="20"/>
        </w:rPr>
        <w:object w:dxaOrig="380" w:dyaOrig="220">
          <v:shape id="_x0000_i1094" type="#_x0000_t75" style="width:18.65pt;height:11.35pt" o:ole="">
            <v:imagedata r:id="rId1" o:title=""/>
          </v:shape>
          <o:OLEObject Type="Embed" ProgID="Equation.DSMT4" ShapeID="_x0000_i1094" DrawAspect="Content" ObjectID="_1201793216" r:id="rId2"/>
        </w:object>
      </w:r>
      <w:r w:rsidRPr="005C7254">
        <w:rPr>
          <w:sz w:val="20"/>
        </w:rPr>
        <w:t>.</w:t>
      </w:r>
      <w:r>
        <w:rPr>
          <w:sz w:val="20"/>
        </w:rPr>
        <w:t xml:space="preserve"> </w:t>
      </w:r>
      <w:r w:rsidRPr="005C7254">
        <w:rPr>
          <w:sz w:val="20"/>
        </w:rPr>
        <w:t xml:space="preserve">In subsequent years, </w:t>
      </w:r>
      <w:r w:rsidRPr="006B6A46">
        <w:rPr>
          <w:i/>
          <w:sz w:val="20"/>
        </w:rPr>
        <w:t>P</w:t>
      </w:r>
      <w:r w:rsidRPr="005C7254">
        <w:rPr>
          <w:sz w:val="20"/>
        </w:rPr>
        <w:t xml:space="preserve"> increases or decreases depending on bycatch performance, but will remain within the 2/3 and 4/3 bounds if the parameters are as described in Appendix A2.</w:t>
      </w:r>
    </w:p>
  </w:footnote>
  <w:footnote w:id="5">
    <w:p w:rsidR="00865714" w:rsidRDefault="00865714" w:rsidP="00E560D2">
      <w:pPr>
        <w:pStyle w:val="FootnoteText"/>
        <w:spacing w:line="360" w:lineRule="auto"/>
      </w:pPr>
      <w:r>
        <w:rPr>
          <w:rStyle w:val="FootnoteReference"/>
        </w:rPr>
        <w:footnoteRef/>
      </w:r>
      <w:r>
        <w:t xml:space="preserve"> </w:t>
      </w:r>
      <w:r>
        <w:rPr>
          <w:sz w:val="20"/>
        </w:rPr>
        <w:t xml:space="preserve">Note: that when </w:t>
      </w:r>
      <w:r w:rsidRPr="00D147A1">
        <w:rPr>
          <w:position w:val="-8"/>
          <w:sz w:val="20"/>
        </w:rPr>
        <w:object w:dxaOrig="420" w:dyaOrig="220">
          <v:shape id="_x0000_i1096" type="#_x0000_t75" style="width:21.35pt;height:11.35pt" o:ole="">
            <v:imagedata r:id="rId3" o:title=""/>
          </v:shape>
          <o:OLEObject Type="Embed" ProgID="Equation.DSMT4" ShapeID="_x0000_i1096" DrawAspect="Content" ObjectID="_1201793217" r:id="rId4"/>
        </w:object>
      </w:r>
      <w:r>
        <w:rPr>
          <w:sz w:val="20"/>
        </w:rPr>
        <w:t xml:space="preserve"> the upper and lower bounds on </w:t>
      </w:r>
      <w:r w:rsidRPr="00D147A1">
        <w:rPr>
          <w:i/>
          <w:sz w:val="20"/>
        </w:rPr>
        <w:t>P</w:t>
      </w:r>
      <w:r>
        <w:rPr>
          <w:sz w:val="20"/>
        </w:rPr>
        <w:t xml:space="preserve"> do not change with different weightings. The bounds [</w:t>
      </w:r>
      <w:r w:rsidRPr="00D147A1">
        <w:rPr>
          <w:position w:val="-10"/>
          <w:sz w:val="20"/>
        </w:rPr>
        <w:object w:dxaOrig="600" w:dyaOrig="279">
          <v:shape id="_x0000_i1098" type="#_x0000_t75" style="width:30pt;height:14pt" o:ole="">
            <v:imagedata r:id="rId5" o:title=""/>
          </v:shape>
          <o:OLEObject Type="Embed" ProgID="Equation.DSMT4" ShapeID="_x0000_i1098" DrawAspect="Content" ObjectID="_1201793218" r:id="rId6"/>
        </w:object>
      </w:r>
      <w:r>
        <w:rPr>
          <w:sz w:val="20"/>
        </w:rPr>
        <w:t>] are the lower and upper bounds recommended here, but these can be adjusted if it is determined by monitoring outcomes that wider/narrower bounds would be more effective.</w:t>
      </w:r>
    </w:p>
  </w:footnote>
  <w:footnote w:id="6">
    <w:p w:rsidR="00865714" w:rsidRPr="001B2E8B" w:rsidRDefault="00865714" w:rsidP="00E560D2">
      <w:pPr>
        <w:pStyle w:val="FootnoteText"/>
        <w:spacing w:line="360" w:lineRule="auto"/>
        <w:rPr>
          <w:sz w:val="20"/>
          <w:szCs w:val="20"/>
        </w:rPr>
      </w:pPr>
      <w:r w:rsidRPr="001B2E8B">
        <w:rPr>
          <w:rStyle w:val="FootnoteReference"/>
          <w:sz w:val="20"/>
          <w:szCs w:val="20"/>
        </w:rPr>
        <w:footnoteRef/>
      </w:r>
      <w:r w:rsidRPr="001B2E8B">
        <w:rPr>
          <w:sz w:val="20"/>
          <w:szCs w:val="20"/>
        </w:rPr>
        <w:t xml:space="preserve"> By sampling variation, we mean the variation in bycatch rates in a hypothetical experiment where two vessels are fishing in the same region at the same time in the same way. These vessels would be expected to have the same bycatch rate. However, a larger vessel is more likely to have a smaller variation in bycatch rate for multiple hauls than a smaller vessel. We do NOT refer to observer coverage of boats: we expect any plan with a hard</w:t>
      </w:r>
      <w:r>
        <w:rPr>
          <w:sz w:val="20"/>
          <w:szCs w:val="20"/>
        </w:rPr>
        <w:t xml:space="preserve"> </w:t>
      </w:r>
      <w:r w:rsidRPr="001B2E8B">
        <w:rPr>
          <w:sz w:val="20"/>
          <w:szCs w:val="20"/>
        </w:rPr>
        <w:t xml:space="preserve">cap on Chinook </w:t>
      </w:r>
      <w:r>
        <w:rPr>
          <w:sz w:val="20"/>
          <w:szCs w:val="20"/>
        </w:rPr>
        <w:t xml:space="preserve">salmon </w:t>
      </w:r>
      <w:r w:rsidRPr="001B2E8B">
        <w:rPr>
          <w:sz w:val="20"/>
          <w:szCs w:val="20"/>
        </w:rPr>
        <w:t>bycatch will require 100% observer coverage for all vessels.</w:t>
      </w:r>
    </w:p>
  </w:footnote>
  <w:footnote w:id="7">
    <w:p w:rsidR="00865714" w:rsidRPr="00C47ED3" w:rsidRDefault="00865714" w:rsidP="00E560D2">
      <w:pPr>
        <w:pStyle w:val="FootnoteText"/>
        <w:spacing w:line="360" w:lineRule="auto"/>
        <w:rPr>
          <w:sz w:val="20"/>
          <w:szCs w:val="20"/>
        </w:rPr>
      </w:pPr>
      <w:r w:rsidRPr="00C47ED3">
        <w:rPr>
          <w:rStyle w:val="FootnoteReference"/>
          <w:sz w:val="20"/>
          <w:szCs w:val="20"/>
        </w:rPr>
        <w:footnoteRef/>
      </w:r>
      <w:r w:rsidRPr="00C47ED3">
        <w:rPr>
          <w:sz w:val="20"/>
          <w:szCs w:val="20"/>
        </w:rPr>
        <w:t xml:space="preserve"> It would require that some combination of vessels holding most of the pollock allocation being near the upper bound for P, the proportional allocation factor.</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714" w:rsidRDefault="00865714" w:rsidP="00E560D2">
    <w:pPr>
      <w:pStyle w:val="Header"/>
      <w:framePr w:wrap="around" w:vAnchor="text" w:hAnchor="margin" w:xAlign="right" w:y="1"/>
      <w:spacing w:line="480" w:lineRule="auto"/>
      <w:rPr>
        <w:rStyle w:val="PageNumber"/>
      </w:rPr>
    </w:pPr>
    <w:r>
      <w:rPr>
        <w:rStyle w:val="PageNumber"/>
      </w:rPr>
      <w:fldChar w:fldCharType="begin"/>
    </w:r>
    <w:r>
      <w:rPr>
        <w:rStyle w:val="PageNumber"/>
      </w:rPr>
      <w:instrText xml:space="preserve">PAGE  </w:instrText>
    </w:r>
    <w:r>
      <w:rPr>
        <w:rStyle w:val="PageNumber"/>
      </w:rPr>
      <w:fldChar w:fldCharType="end"/>
    </w:r>
  </w:p>
  <w:p w:rsidR="00865714" w:rsidRDefault="00865714" w:rsidP="00E560D2">
    <w:pPr>
      <w:pStyle w:val="Header"/>
      <w:spacing w:line="480" w:lineRule="auto"/>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714" w:rsidRPr="00116088" w:rsidRDefault="00865714" w:rsidP="00E560D2">
    <w:pPr>
      <w:pStyle w:val="Header"/>
      <w:tabs>
        <w:tab w:val="clear" w:pos="8640"/>
        <w:tab w:val="right" w:pos="9360"/>
      </w:tabs>
      <w:spacing w:line="480" w:lineRule="auto"/>
      <w:jc w:val="right"/>
      <w:rPr>
        <w:i/>
        <w:sz w:val="20"/>
        <w:szCs w:val="20"/>
      </w:rPr>
    </w:pPr>
    <w:r w:rsidRPr="00116088">
      <w:rPr>
        <w:i/>
        <w:sz w:val="20"/>
        <w:szCs w:val="20"/>
      </w:rPr>
      <w:t>Tradable Encounter Credits Reduce Chinook Salmon Bycatch</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031B"/>
    <w:multiLevelType w:val="hybridMultilevel"/>
    <w:tmpl w:val="0A5E006A"/>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B41D4C"/>
    <w:multiLevelType w:val="hybridMultilevel"/>
    <w:tmpl w:val="A50439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1C87B67"/>
    <w:multiLevelType w:val="hybridMultilevel"/>
    <w:tmpl w:val="943EAAA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BF39F3"/>
    <w:multiLevelType w:val="hybridMultilevel"/>
    <w:tmpl w:val="ED4878F0"/>
    <w:lvl w:ilvl="0" w:tplc="51443F28">
      <w:start w:val="1"/>
      <w:numFmt w:val="lowerRoman"/>
      <w:lvlText w:val="(%1)"/>
      <w:lvlJc w:val="left"/>
      <w:pPr>
        <w:ind w:left="1440" w:hanging="720"/>
      </w:pPr>
      <w:rPr>
        <w:rFonts w:hint="default"/>
      </w:rPr>
    </w:lvl>
    <w:lvl w:ilvl="1" w:tplc="00190409" w:tentative="1">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4">
    <w:nsid w:val="0F3A61B6"/>
    <w:multiLevelType w:val="hybridMultilevel"/>
    <w:tmpl w:val="572A3BC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747C2D"/>
    <w:multiLevelType w:val="hybridMultilevel"/>
    <w:tmpl w:val="41828E0A"/>
    <w:lvl w:ilvl="0" w:tplc="5400D54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BFE1B17"/>
    <w:multiLevelType w:val="hybridMultilevel"/>
    <w:tmpl w:val="23BE974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7AF1D2F"/>
    <w:multiLevelType w:val="hybridMultilevel"/>
    <w:tmpl w:val="A31C18A8"/>
    <w:lvl w:ilvl="0" w:tplc="51443F28">
      <w:start w:val="1"/>
      <w:numFmt w:val="lowerRoman"/>
      <w:lvlText w:val="(%1)"/>
      <w:lvlJc w:val="left"/>
      <w:pPr>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9B07838"/>
    <w:multiLevelType w:val="hybridMultilevel"/>
    <w:tmpl w:val="93940E7A"/>
    <w:lvl w:ilvl="0" w:tplc="ADD2CC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C336BEB"/>
    <w:multiLevelType w:val="hybridMultilevel"/>
    <w:tmpl w:val="5BA097F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D0D188A"/>
    <w:multiLevelType w:val="hybridMultilevel"/>
    <w:tmpl w:val="D0A00A1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307BC2"/>
    <w:multiLevelType w:val="hybridMultilevel"/>
    <w:tmpl w:val="FC52835A"/>
    <w:lvl w:ilvl="0" w:tplc="00110409">
      <w:start w:val="1"/>
      <w:numFmt w:val="decimal"/>
      <w:lvlText w:val="%1)"/>
      <w:lvlJc w:val="left"/>
      <w:pPr>
        <w:ind w:left="720" w:hanging="360"/>
      </w:pPr>
      <w:rPr>
        <w:rFonts w:hint="default"/>
      </w:rPr>
    </w:lvl>
    <w:lvl w:ilvl="1" w:tplc="00190409" w:tentative="1">
      <w:start w:val="1"/>
      <w:numFmt w:val="lowerLetter"/>
      <w:lvlText w:val="%2."/>
      <w:lvlJc w:val="left"/>
      <w:pPr>
        <w:ind w:left="1440" w:hanging="360"/>
      </w:pPr>
    </w:lvl>
    <w:lvl w:ilvl="2" w:tplc="001B0409" w:tentative="1">
      <w:start w:val="1"/>
      <w:numFmt w:val="lowerRoman"/>
      <w:lvlText w:val="%3."/>
      <w:lvlJc w:val="right"/>
      <w:pPr>
        <w:ind w:left="2160" w:hanging="180"/>
      </w:pPr>
    </w:lvl>
    <w:lvl w:ilvl="3" w:tplc="000F0409" w:tentative="1">
      <w:start w:val="1"/>
      <w:numFmt w:val="decimal"/>
      <w:lvlText w:val="%4."/>
      <w:lvlJc w:val="left"/>
      <w:pPr>
        <w:ind w:left="2880" w:hanging="360"/>
      </w:pPr>
    </w:lvl>
    <w:lvl w:ilvl="4" w:tplc="00190409" w:tentative="1">
      <w:start w:val="1"/>
      <w:numFmt w:val="lowerLetter"/>
      <w:lvlText w:val="%5."/>
      <w:lvlJc w:val="left"/>
      <w:pPr>
        <w:ind w:left="3600" w:hanging="360"/>
      </w:pPr>
    </w:lvl>
    <w:lvl w:ilvl="5" w:tplc="001B0409" w:tentative="1">
      <w:start w:val="1"/>
      <w:numFmt w:val="lowerRoman"/>
      <w:lvlText w:val="%6."/>
      <w:lvlJc w:val="right"/>
      <w:pPr>
        <w:ind w:left="4320" w:hanging="180"/>
      </w:pPr>
    </w:lvl>
    <w:lvl w:ilvl="6" w:tplc="000F0409" w:tentative="1">
      <w:start w:val="1"/>
      <w:numFmt w:val="decimal"/>
      <w:lvlText w:val="%7."/>
      <w:lvlJc w:val="left"/>
      <w:pPr>
        <w:ind w:left="5040" w:hanging="360"/>
      </w:pPr>
    </w:lvl>
    <w:lvl w:ilvl="7" w:tplc="00190409" w:tentative="1">
      <w:start w:val="1"/>
      <w:numFmt w:val="lowerLetter"/>
      <w:lvlText w:val="%8."/>
      <w:lvlJc w:val="left"/>
      <w:pPr>
        <w:ind w:left="5760" w:hanging="360"/>
      </w:pPr>
    </w:lvl>
    <w:lvl w:ilvl="8" w:tplc="001B0409" w:tentative="1">
      <w:start w:val="1"/>
      <w:numFmt w:val="lowerRoman"/>
      <w:lvlText w:val="%9."/>
      <w:lvlJc w:val="right"/>
      <w:pPr>
        <w:ind w:left="6480" w:hanging="180"/>
      </w:pPr>
    </w:lvl>
  </w:abstractNum>
  <w:abstractNum w:abstractNumId="12">
    <w:nsid w:val="2F3B2F69"/>
    <w:multiLevelType w:val="hybridMultilevel"/>
    <w:tmpl w:val="935814B4"/>
    <w:lvl w:ilvl="0" w:tplc="00170409">
      <w:start w:val="1"/>
      <w:numFmt w:val="lowerLetter"/>
      <w:lvlText w:val="%1)"/>
      <w:lvlJc w:val="left"/>
      <w:pPr>
        <w:ind w:left="720" w:hanging="360"/>
      </w:pPr>
      <w:rPr>
        <w:rFonts w:hint="default"/>
      </w:rPr>
    </w:lvl>
    <w:lvl w:ilvl="1" w:tplc="00190409" w:tentative="1">
      <w:start w:val="1"/>
      <w:numFmt w:val="lowerLetter"/>
      <w:lvlText w:val="%2."/>
      <w:lvlJc w:val="left"/>
      <w:pPr>
        <w:ind w:left="1440" w:hanging="360"/>
      </w:pPr>
    </w:lvl>
    <w:lvl w:ilvl="2" w:tplc="001B0409" w:tentative="1">
      <w:start w:val="1"/>
      <w:numFmt w:val="lowerRoman"/>
      <w:lvlText w:val="%3."/>
      <w:lvlJc w:val="right"/>
      <w:pPr>
        <w:ind w:left="2160" w:hanging="180"/>
      </w:pPr>
    </w:lvl>
    <w:lvl w:ilvl="3" w:tplc="000F0409" w:tentative="1">
      <w:start w:val="1"/>
      <w:numFmt w:val="decimal"/>
      <w:lvlText w:val="%4."/>
      <w:lvlJc w:val="left"/>
      <w:pPr>
        <w:ind w:left="2880" w:hanging="360"/>
      </w:pPr>
    </w:lvl>
    <w:lvl w:ilvl="4" w:tplc="00190409" w:tentative="1">
      <w:start w:val="1"/>
      <w:numFmt w:val="lowerLetter"/>
      <w:lvlText w:val="%5."/>
      <w:lvlJc w:val="left"/>
      <w:pPr>
        <w:ind w:left="3600" w:hanging="360"/>
      </w:pPr>
    </w:lvl>
    <w:lvl w:ilvl="5" w:tplc="001B0409" w:tentative="1">
      <w:start w:val="1"/>
      <w:numFmt w:val="lowerRoman"/>
      <w:lvlText w:val="%6."/>
      <w:lvlJc w:val="right"/>
      <w:pPr>
        <w:ind w:left="4320" w:hanging="180"/>
      </w:pPr>
    </w:lvl>
    <w:lvl w:ilvl="6" w:tplc="000F0409" w:tentative="1">
      <w:start w:val="1"/>
      <w:numFmt w:val="decimal"/>
      <w:lvlText w:val="%7."/>
      <w:lvlJc w:val="left"/>
      <w:pPr>
        <w:ind w:left="5040" w:hanging="360"/>
      </w:pPr>
    </w:lvl>
    <w:lvl w:ilvl="7" w:tplc="00190409" w:tentative="1">
      <w:start w:val="1"/>
      <w:numFmt w:val="lowerLetter"/>
      <w:lvlText w:val="%8."/>
      <w:lvlJc w:val="left"/>
      <w:pPr>
        <w:ind w:left="5760" w:hanging="360"/>
      </w:pPr>
    </w:lvl>
    <w:lvl w:ilvl="8" w:tplc="001B0409" w:tentative="1">
      <w:start w:val="1"/>
      <w:numFmt w:val="lowerRoman"/>
      <w:lvlText w:val="%9."/>
      <w:lvlJc w:val="right"/>
      <w:pPr>
        <w:ind w:left="6480" w:hanging="180"/>
      </w:pPr>
    </w:lvl>
  </w:abstractNum>
  <w:abstractNum w:abstractNumId="13">
    <w:nsid w:val="3ACF46D7"/>
    <w:multiLevelType w:val="hybridMultilevel"/>
    <w:tmpl w:val="3D10DFE0"/>
    <w:lvl w:ilvl="0" w:tplc="AD0ACA7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D6508BB"/>
    <w:multiLevelType w:val="hybridMultilevel"/>
    <w:tmpl w:val="11707380"/>
    <w:lvl w:ilvl="0" w:tplc="80D02864">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3F2350B9"/>
    <w:multiLevelType w:val="hybridMultilevel"/>
    <w:tmpl w:val="A0A0C170"/>
    <w:lvl w:ilvl="0" w:tplc="8684E298">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5E53418"/>
    <w:multiLevelType w:val="hybridMultilevel"/>
    <w:tmpl w:val="7144C442"/>
    <w:lvl w:ilvl="0" w:tplc="8684E298">
      <w:start w:val="1"/>
      <w:numFmt w:val="lowerRoman"/>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49602DF7"/>
    <w:multiLevelType w:val="hybridMultilevel"/>
    <w:tmpl w:val="420A0EF4"/>
    <w:lvl w:ilvl="0" w:tplc="FD66CD96">
      <w:start w:val="1"/>
      <w:numFmt w:val="lowerRoman"/>
      <w:lvlText w:val="(%1)"/>
      <w:lvlJc w:val="left"/>
      <w:pPr>
        <w:tabs>
          <w:tab w:val="num" w:pos="1440"/>
        </w:tabs>
        <w:ind w:left="1440" w:hanging="720"/>
      </w:pPr>
      <w:rPr>
        <w:rFonts w:ascii="Times New Roman" w:eastAsia="Times New Roman" w:hAnsi="Times New Roman"/>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5A826D3B"/>
    <w:multiLevelType w:val="hybridMultilevel"/>
    <w:tmpl w:val="241822BA"/>
    <w:lvl w:ilvl="0" w:tplc="60EEFED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DE32561"/>
    <w:multiLevelType w:val="hybridMultilevel"/>
    <w:tmpl w:val="ADA66F8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1C34BD4"/>
    <w:multiLevelType w:val="hybridMultilevel"/>
    <w:tmpl w:val="5CE40634"/>
    <w:lvl w:ilvl="0" w:tplc="57F6127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678646A5"/>
    <w:multiLevelType w:val="hybridMultilevel"/>
    <w:tmpl w:val="0F1CF87E"/>
    <w:lvl w:ilvl="0" w:tplc="37E80FD0">
      <w:start w:val="2"/>
      <w:numFmt w:val="decimal"/>
      <w:lvlText w:val="(%1)"/>
      <w:lvlJc w:val="left"/>
      <w:pPr>
        <w:tabs>
          <w:tab w:val="num" w:pos="720"/>
        </w:tabs>
        <w:ind w:left="720" w:hanging="360"/>
      </w:pPr>
      <w:rPr>
        <w:rFonts w:hint="default"/>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C68172C"/>
    <w:multiLevelType w:val="multilevel"/>
    <w:tmpl w:val="ED4878F0"/>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6C856F8A"/>
    <w:multiLevelType w:val="hybridMultilevel"/>
    <w:tmpl w:val="3D10DFE0"/>
    <w:lvl w:ilvl="0" w:tplc="AD0ACA7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E6A1988"/>
    <w:multiLevelType w:val="hybridMultilevel"/>
    <w:tmpl w:val="EF7C06DA"/>
    <w:lvl w:ilvl="0" w:tplc="269EDC46">
      <w:start w:val="2"/>
      <w:numFmt w:val="decimal"/>
      <w:lvlText w:val="%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1DD7133"/>
    <w:multiLevelType w:val="hybridMultilevel"/>
    <w:tmpl w:val="572A3BC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3000EE9"/>
    <w:multiLevelType w:val="hybridMultilevel"/>
    <w:tmpl w:val="67FCBFEA"/>
    <w:lvl w:ilvl="0" w:tplc="AD0ACA74">
      <w:start w:val="1"/>
      <w:numFmt w:val="lowerRoman"/>
      <w:lvlText w:val="(%1)"/>
      <w:lvlJc w:val="left"/>
      <w:pPr>
        <w:ind w:left="720" w:hanging="360"/>
      </w:pPr>
      <w:rPr>
        <w:rFonts w:hint="default"/>
      </w:rPr>
    </w:lvl>
    <w:lvl w:ilvl="1" w:tplc="00190409" w:tentative="1">
      <w:start w:val="1"/>
      <w:numFmt w:val="lowerLetter"/>
      <w:lvlText w:val="%2."/>
      <w:lvlJc w:val="left"/>
      <w:pPr>
        <w:ind w:left="1440" w:hanging="360"/>
      </w:pPr>
    </w:lvl>
    <w:lvl w:ilvl="2" w:tplc="001B0409" w:tentative="1">
      <w:start w:val="1"/>
      <w:numFmt w:val="lowerRoman"/>
      <w:lvlText w:val="%3."/>
      <w:lvlJc w:val="right"/>
      <w:pPr>
        <w:ind w:left="2160" w:hanging="180"/>
      </w:pPr>
    </w:lvl>
    <w:lvl w:ilvl="3" w:tplc="000F0409" w:tentative="1">
      <w:start w:val="1"/>
      <w:numFmt w:val="decimal"/>
      <w:lvlText w:val="%4."/>
      <w:lvlJc w:val="left"/>
      <w:pPr>
        <w:ind w:left="2880" w:hanging="360"/>
      </w:pPr>
    </w:lvl>
    <w:lvl w:ilvl="4" w:tplc="00190409" w:tentative="1">
      <w:start w:val="1"/>
      <w:numFmt w:val="lowerLetter"/>
      <w:lvlText w:val="%5."/>
      <w:lvlJc w:val="left"/>
      <w:pPr>
        <w:ind w:left="3600" w:hanging="360"/>
      </w:pPr>
    </w:lvl>
    <w:lvl w:ilvl="5" w:tplc="001B0409" w:tentative="1">
      <w:start w:val="1"/>
      <w:numFmt w:val="lowerRoman"/>
      <w:lvlText w:val="%6."/>
      <w:lvlJc w:val="right"/>
      <w:pPr>
        <w:ind w:left="4320" w:hanging="180"/>
      </w:pPr>
    </w:lvl>
    <w:lvl w:ilvl="6" w:tplc="000F0409" w:tentative="1">
      <w:start w:val="1"/>
      <w:numFmt w:val="decimal"/>
      <w:lvlText w:val="%7."/>
      <w:lvlJc w:val="left"/>
      <w:pPr>
        <w:ind w:left="5040" w:hanging="360"/>
      </w:pPr>
    </w:lvl>
    <w:lvl w:ilvl="7" w:tplc="00190409" w:tentative="1">
      <w:start w:val="1"/>
      <w:numFmt w:val="lowerLetter"/>
      <w:lvlText w:val="%8."/>
      <w:lvlJc w:val="left"/>
      <w:pPr>
        <w:ind w:left="5760" w:hanging="360"/>
      </w:pPr>
    </w:lvl>
    <w:lvl w:ilvl="8" w:tplc="001B0409" w:tentative="1">
      <w:start w:val="1"/>
      <w:numFmt w:val="lowerRoman"/>
      <w:lvlText w:val="%9."/>
      <w:lvlJc w:val="right"/>
      <w:pPr>
        <w:ind w:left="6480" w:hanging="180"/>
      </w:pPr>
    </w:lvl>
  </w:abstractNum>
  <w:abstractNum w:abstractNumId="27">
    <w:nsid w:val="745C493D"/>
    <w:multiLevelType w:val="hybridMultilevel"/>
    <w:tmpl w:val="63FC4EEC"/>
    <w:lvl w:ilvl="0" w:tplc="00110409">
      <w:start w:val="1"/>
      <w:numFmt w:val="decimal"/>
      <w:lvlText w:val="%1)"/>
      <w:lvlJc w:val="left"/>
      <w:pPr>
        <w:ind w:left="720" w:hanging="360"/>
      </w:pPr>
      <w:rPr>
        <w:rFonts w:hint="default"/>
      </w:rPr>
    </w:lvl>
    <w:lvl w:ilvl="1" w:tplc="00190409" w:tentative="1">
      <w:start w:val="1"/>
      <w:numFmt w:val="lowerLetter"/>
      <w:lvlText w:val="%2."/>
      <w:lvlJc w:val="left"/>
      <w:pPr>
        <w:ind w:left="1440" w:hanging="360"/>
      </w:pPr>
    </w:lvl>
    <w:lvl w:ilvl="2" w:tplc="001B0409" w:tentative="1">
      <w:start w:val="1"/>
      <w:numFmt w:val="lowerRoman"/>
      <w:lvlText w:val="%3."/>
      <w:lvlJc w:val="right"/>
      <w:pPr>
        <w:ind w:left="2160" w:hanging="180"/>
      </w:pPr>
    </w:lvl>
    <w:lvl w:ilvl="3" w:tplc="000F0409" w:tentative="1">
      <w:start w:val="1"/>
      <w:numFmt w:val="decimal"/>
      <w:lvlText w:val="%4."/>
      <w:lvlJc w:val="left"/>
      <w:pPr>
        <w:ind w:left="2880" w:hanging="360"/>
      </w:pPr>
    </w:lvl>
    <w:lvl w:ilvl="4" w:tplc="00190409" w:tentative="1">
      <w:start w:val="1"/>
      <w:numFmt w:val="lowerLetter"/>
      <w:lvlText w:val="%5."/>
      <w:lvlJc w:val="left"/>
      <w:pPr>
        <w:ind w:left="3600" w:hanging="360"/>
      </w:pPr>
    </w:lvl>
    <w:lvl w:ilvl="5" w:tplc="001B0409" w:tentative="1">
      <w:start w:val="1"/>
      <w:numFmt w:val="lowerRoman"/>
      <w:lvlText w:val="%6."/>
      <w:lvlJc w:val="right"/>
      <w:pPr>
        <w:ind w:left="4320" w:hanging="180"/>
      </w:pPr>
    </w:lvl>
    <w:lvl w:ilvl="6" w:tplc="000F0409" w:tentative="1">
      <w:start w:val="1"/>
      <w:numFmt w:val="decimal"/>
      <w:lvlText w:val="%7."/>
      <w:lvlJc w:val="left"/>
      <w:pPr>
        <w:ind w:left="5040" w:hanging="360"/>
      </w:pPr>
    </w:lvl>
    <w:lvl w:ilvl="7" w:tplc="00190409" w:tentative="1">
      <w:start w:val="1"/>
      <w:numFmt w:val="lowerLetter"/>
      <w:lvlText w:val="%8."/>
      <w:lvlJc w:val="left"/>
      <w:pPr>
        <w:ind w:left="5760" w:hanging="360"/>
      </w:pPr>
    </w:lvl>
    <w:lvl w:ilvl="8" w:tplc="001B0409" w:tentative="1">
      <w:start w:val="1"/>
      <w:numFmt w:val="lowerRoman"/>
      <w:lvlText w:val="%9."/>
      <w:lvlJc w:val="right"/>
      <w:pPr>
        <w:ind w:left="6480" w:hanging="180"/>
      </w:pPr>
    </w:lvl>
  </w:abstractNum>
  <w:abstractNum w:abstractNumId="28">
    <w:nsid w:val="7CEB180A"/>
    <w:multiLevelType w:val="hybridMultilevel"/>
    <w:tmpl w:val="F27ADC36"/>
    <w:lvl w:ilvl="0" w:tplc="801ADE76">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7F94298B"/>
    <w:multiLevelType w:val="hybridMultilevel"/>
    <w:tmpl w:val="EE0270A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15"/>
  </w:num>
  <w:num w:numId="3">
    <w:abstractNumId w:val="8"/>
  </w:num>
  <w:num w:numId="4">
    <w:abstractNumId w:val="21"/>
  </w:num>
  <w:num w:numId="5">
    <w:abstractNumId w:val="2"/>
  </w:num>
  <w:num w:numId="6">
    <w:abstractNumId w:val="10"/>
  </w:num>
  <w:num w:numId="7">
    <w:abstractNumId w:val="9"/>
  </w:num>
  <w:num w:numId="8">
    <w:abstractNumId w:val="6"/>
  </w:num>
  <w:num w:numId="9">
    <w:abstractNumId w:val="24"/>
  </w:num>
  <w:num w:numId="10">
    <w:abstractNumId w:val="17"/>
  </w:num>
  <w:num w:numId="11">
    <w:abstractNumId w:val="19"/>
  </w:num>
  <w:num w:numId="12">
    <w:abstractNumId w:val="1"/>
  </w:num>
  <w:num w:numId="13">
    <w:abstractNumId w:val="28"/>
  </w:num>
  <w:num w:numId="14">
    <w:abstractNumId w:val="20"/>
  </w:num>
  <w:num w:numId="15">
    <w:abstractNumId w:val="14"/>
  </w:num>
  <w:num w:numId="16">
    <w:abstractNumId w:val="13"/>
  </w:num>
  <w:num w:numId="17">
    <w:abstractNumId w:val="4"/>
  </w:num>
  <w:num w:numId="18">
    <w:abstractNumId w:val="11"/>
  </w:num>
  <w:num w:numId="19">
    <w:abstractNumId w:val="18"/>
  </w:num>
  <w:num w:numId="20">
    <w:abstractNumId w:val="0"/>
  </w:num>
  <w:num w:numId="21">
    <w:abstractNumId w:val="5"/>
  </w:num>
  <w:num w:numId="22">
    <w:abstractNumId w:val="16"/>
  </w:num>
  <w:num w:numId="23">
    <w:abstractNumId w:val="27"/>
  </w:num>
  <w:num w:numId="24">
    <w:abstractNumId w:val="3"/>
  </w:num>
  <w:num w:numId="25">
    <w:abstractNumId w:val="12"/>
  </w:num>
  <w:num w:numId="26">
    <w:abstractNumId w:val="26"/>
  </w:num>
  <w:num w:numId="27">
    <w:abstractNumId w:val="25"/>
  </w:num>
  <w:num w:numId="28">
    <w:abstractNumId w:val="23"/>
  </w:num>
  <w:num w:numId="29">
    <w:abstractNumId w:val="22"/>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4" w:dllVersion="131078" w:nlCheck="1" w:checkStyle="0"/>
  <w:activeWritingStyle w:appName="MSWord" w:lang="en-GB" w:vendorID="64" w:dllVersion="131078" w:nlCheck="1" w:checkStyle="1"/>
  <w:activeWritingStyle w:appName="MSWord" w:lang="de-DE" w:vendorID="64" w:dllVersion="131078" w:nlCheck="1" w:checkStyle="1"/>
  <w:stylePaneFormatFilter w:val="3701"/>
  <w:trackRevisions/>
  <w:doNotTrackMoves/>
  <w:defaultTabStop w:val="720"/>
  <w:doNotHyphenateCaps/>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rsids>
    <w:rsidRoot w:val="00395B15"/>
    <w:rsid w:val="00011EC2"/>
    <w:rsid w:val="00012FF0"/>
    <w:rsid w:val="000375F1"/>
    <w:rsid w:val="001B35B5"/>
    <w:rsid w:val="00203E13"/>
    <w:rsid w:val="00205E6A"/>
    <w:rsid w:val="00206A42"/>
    <w:rsid w:val="00232803"/>
    <w:rsid w:val="00262FB9"/>
    <w:rsid w:val="002814BE"/>
    <w:rsid w:val="002C01F6"/>
    <w:rsid w:val="002F1CED"/>
    <w:rsid w:val="002F7104"/>
    <w:rsid w:val="00307E5F"/>
    <w:rsid w:val="003255B4"/>
    <w:rsid w:val="0033127F"/>
    <w:rsid w:val="00355406"/>
    <w:rsid w:val="003715B7"/>
    <w:rsid w:val="00395B15"/>
    <w:rsid w:val="003A2E68"/>
    <w:rsid w:val="003B34FB"/>
    <w:rsid w:val="0040672A"/>
    <w:rsid w:val="00411118"/>
    <w:rsid w:val="00443AD4"/>
    <w:rsid w:val="004A14C1"/>
    <w:rsid w:val="004B214A"/>
    <w:rsid w:val="005E0E01"/>
    <w:rsid w:val="006B5B10"/>
    <w:rsid w:val="006C687D"/>
    <w:rsid w:val="00704258"/>
    <w:rsid w:val="0072426C"/>
    <w:rsid w:val="007552B1"/>
    <w:rsid w:val="007D4A9D"/>
    <w:rsid w:val="007E0FEF"/>
    <w:rsid w:val="008324EC"/>
    <w:rsid w:val="00846645"/>
    <w:rsid w:val="00853CAB"/>
    <w:rsid w:val="00861337"/>
    <w:rsid w:val="00865714"/>
    <w:rsid w:val="00873A7D"/>
    <w:rsid w:val="00875777"/>
    <w:rsid w:val="008C592B"/>
    <w:rsid w:val="008D70E6"/>
    <w:rsid w:val="0093330F"/>
    <w:rsid w:val="009A1852"/>
    <w:rsid w:val="009A35BA"/>
    <w:rsid w:val="009B24F5"/>
    <w:rsid w:val="009B6431"/>
    <w:rsid w:val="009C0E91"/>
    <w:rsid w:val="009C22BD"/>
    <w:rsid w:val="009D1EAC"/>
    <w:rsid w:val="00A10353"/>
    <w:rsid w:val="00A533B7"/>
    <w:rsid w:val="00A638D0"/>
    <w:rsid w:val="00A91BBC"/>
    <w:rsid w:val="00AE2779"/>
    <w:rsid w:val="00AF400F"/>
    <w:rsid w:val="00B00EA4"/>
    <w:rsid w:val="00BC1456"/>
    <w:rsid w:val="00BC5948"/>
    <w:rsid w:val="00C6734A"/>
    <w:rsid w:val="00CD247F"/>
    <w:rsid w:val="00CE31F2"/>
    <w:rsid w:val="00D01942"/>
    <w:rsid w:val="00D3411A"/>
    <w:rsid w:val="00DA63BB"/>
    <w:rsid w:val="00DE5FC3"/>
    <w:rsid w:val="00E031CE"/>
    <w:rsid w:val="00E25064"/>
    <w:rsid w:val="00E36BB8"/>
    <w:rsid w:val="00E560D2"/>
    <w:rsid w:val="00E8172C"/>
    <w:rsid w:val="00E82546"/>
    <w:rsid w:val="00EC14A0"/>
    <w:rsid w:val="00ED15EB"/>
    <w:rsid w:val="00F16A42"/>
  </w:rsids>
  <m:mathPr>
    <m:mathFont m:val="Arial Black"/>
    <m:brkBin m:val="before"/>
    <m:brkBinSub m:val="--"/>
    <m:smallFrac m:val="off"/>
    <m:dispDef m:val="of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255B4"/>
    <w:rPr>
      <w:sz w:val="24"/>
      <w:szCs w:val="24"/>
      <w:lang w:eastAsia="en-US"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semiHidden/>
    <w:rsid w:val="003255B4"/>
    <w:rPr>
      <w:rFonts w:ascii="Lucida Grande" w:hAnsi="Lucida Grande"/>
      <w:sz w:val="18"/>
      <w:szCs w:val="18"/>
    </w:rPr>
  </w:style>
  <w:style w:type="character" w:customStyle="1" w:styleId="BalloonTextChar">
    <w:name w:val="Balloon Text Char"/>
    <w:basedOn w:val="DefaultParagraphFont"/>
    <w:semiHidden/>
    <w:rsid w:val="003255B4"/>
    <w:rPr>
      <w:rFonts w:ascii="Lucida Grande" w:hAnsi="Lucida Grande" w:cs="Times New Roman"/>
      <w:sz w:val="18"/>
    </w:rPr>
  </w:style>
  <w:style w:type="character" w:customStyle="1" w:styleId="BalloonTextChar3">
    <w:name w:val="Balloon Text Char3"/>
    <w:basedOn w:val="DefaultParagraphFont"/>
    <w:semiHidden/>
    <w:rsid w:val="003255B4"/>
    <w:rPr>
      <w:rFonts w:ascii="Lucida Grande" w:hAnsi="Lucida Grande" w:cs="Times New Roman"/>
      <w:sz w:val="18"/>
    </w:rPr>
  </w:style>
  <w:style w:type="character" w:customStyle="1" w:styleId="BalloonTextChar2">
    <w:name w:val="Balloon Text Char2"/>
    <w:basedOn w:val="DefaultParagraphFont"/>
    <w:semiHidden/>
    <w:rsid w:val="003255B4"/>
    <w:rPr>
      <w:rFonts w:ascii="Lucida Grande" w:hAnsi="Lucida Grande" w:cs="Times New Roman"/>
      <w:sz w:val="18"/>
    </w:rPr>
  </w:style>
  <w:style w:type="paragraph" w:styleId="FootnoteText">
    <w:name w:val="footnote text"/>
    <w:basedOn w:val="Normal"/>
    <w:semiHidden/>
    <w:rsid w:val="003255B4"/>
  </w:style>
  <w:style w:type="character" w:styleId="FootnoteReference">
    <w:name w:val="footnote reference"/>
    <w:basedOn w:val="DefaultParagraphFont"/>
    <w:semiHidden/>
    <w:rsid w:val="003255B4"/>
    <w:rPr>
      <w:rFonts w:cs="Times New Roman"/>
      <w:vertAlign w:val="superscript"/>
    </w:rPr>
  </w:style>
  <w:style w:type="paragraph" w:styleId="Header">
    <w:name w:val="header"/>
    <w:basedOn w:val="Normal"/>
    <w:rsid w:val="003255B4"/>
    <w:pPr>
      <w:tabs>
        <w:tab w:val="center" w:pos="4320"/>
        <w:tab w:val="right" w:pos="8640"/>
      </w:tabs>
    </w:pPr>
  </w:style>
  <w:style w:type="paragraph" w:styleId="Footer">
    <w:name w:val="footer"/>
    <w:basedOn w:val="Normal"/>
    <w:semiHidden/>
    <w:rsid w:val="003255B4"/>
    <w:pPr>
      <w:tabs>
        <w:tab w:val="center" w:pos="4320"/>
        <w:tab w:val="right" w:pos="8640"/>
      </w:tabs>
    </w:pPr>
  </w:style>
  <w:style w:type="character" w:styleId="PageNumber">
    <w:name w:val="page number"/>
    <w:basedOn w:val="DefaultParagraphFont"/>
    <w:rsid w:val="003255B4"/>
    <w:rPr>
      <w:rFonts w:cs="Times New Roman"/>
    </w:rPr>
  </w:style>
  <w:style w:type="paragraph" w:styleId="Caption">
    <w:name w:val="caption"/>
    <w:basedOn w:val="Normal"/>
    <w:next w:val="Normal"/>
    <w:qFormat/>
    <w:rsid w:val="003255B4"/>
    <w:rPr>
      <w:b/>
      <w:bCs/>
      <w:sz w:val="20"/>
    </w:rPr>
  </w:style>
  <w:style w:type="character" w:customStyle="1" w:styleId="BalloonTextChar1">
    <w:name w:val="Balloon Text Char1"/>
    <w:basedOn w:val="DefaultParagraphFont"/>
    <w:semiHidden/>
    <w:rsid w:val="003255B4"/>
    <w:rPr>
      <w:rFonts w:ascii="Lucida Grande" w:hAnsi="Lucida Grande" w:cs="Times New Roman"/>
      <w:sz w:val="18"/>
    </w:rPr>
  </w:style>
  <w:style w:type="paragraph" w:customStyle="1" w:styleId="LightGrid-Accent31">
    <w:name w:val="Light Grid - Accent 31"/>
    <w:basedOn w:val="Normal"/>
    <w:qFormat/>
    <w:rsid w:val="00E02CCA"/>
    <w:pPr>
      <w:ind w:left="720"/>
      <w:contextualSpacing/>
    </w:pPr>
  </w:style>
  <w:style w:type="character" w:styleId="CommentReference">
    <w:name w:val="annotation reference"/>
    <w:basedOn w:val="DefaultParagraphFont"/>
    <w:semiHidden/>
    <w:rsid w:val="00566EAB"/>
    <w:rPr>
      <w:rFonts w:cs="Times New Roman"/>
      <w:sz w:val="18"/>
    </w:rPr>
  </w:style>
  <w:style w:type="paragraph" w:styleId="CommentText">
    <w:name w:val="annotation text"/>
    <w:basedOn w:val="Normal"/>
    <w:semiHidden/>
    <w:rsid w:val="00566EAB"/>
  </w:style>
  <w:style w:type="character" w:customStyle="1" w:styleId="CommentTextChar">
    <w:name w:val="Comment Text Char"/>
    <w:basedOn w:val="DefaultParagraphFont"/>
    <w:semiHidden/>
    <w:rsid w:val="00566EAB"/>
    <w:rPr>
      <w:rFonts w:cs="Times New Roman"/>
      <w:sz w:val="24"/>
    </w:rPr>
  </w:style>
  <w:style w:type="paragraph" w:styleId="CommentSubject">
    <w:name w:val="annotation subject"/>
    <w:basedOn w:val="CommentText"/>
    <w:next w:val="CommentText"/>
    <w:semiHidden/>
    <w:rsid w:val="00566EAB"/>
    <w:rPr>
      <w:b/>
      <w:bCs/>
      <w:sz w:val="20"/>
      <w:szCs w:val="20"/>
    </w:rPr>
  </w:style>
  <w:style w:type="character" w:customStyle="1" w:styleId="CommentSubjectChar">
    <w:name w:val="Comment Subject Char"/>
    <w:basedOn w:val="CommentTextChar"/>
    <w:semiHidden/>
    <w:rsid w:val="00566EAB"/>
    <w:rPr>
      <w:b/>
      <w:bCs/>
    </w:rPr>
  </w:style>
  <w:style w:type="paragraph" w:styleId="Title">
    <w:name w:val="Title"/>
    <w:basedOn w:val="Normal"/>
    <w:link w:val="TitleChar"/>
    <w:qFormat/>
    <w:rsid w:val="00C330A8"/>
    <w:pPr>
      <w:spacing w:line="360" w:lineRule="auto"/>
      <w:jc w:val="center"/>
    </w:pPr>
    <w:rPr>
      <w:szCs w:val="20"/>
      <w:lang w:bidi="ar-SA"/>
    </w:rPr>
  </w:style>
  <w:style w:type="character" w:styleId="Hyperlink">
    <w:name w:val="Hyperlink"/>
    <w:basedOn w:val="DefaultParagraphFont"/>
    <w:rsid w:val="00C330A8"/>
    <w:rPr>
      <w:color w:val="0000FF"/>
      <w:u w:val="single"/>
    </w:rPr>
  </w:style>
  <w:style w:type="paragraph" w:styleId="NormalWeb">
    <w:name w:val="Normal (Web)"/>
    <w:basedOn w:val="Normal"/>
    <w:rsid w:val="00A10E43"/>
    <w:pPr>
      <w:spacing w:before="100" w:beforeAutospacing="1" w:after="100" w:afterAutospacing="1"/>
    </w:pPr>
    <w:rPr>
      <w:sz w:val="22"/>
      <w:szCs w:val="22"/>
      <w:lang w:bidi="ar-SA"/>
    </w:rPr>
  </w:style>
  <w:style w:type="character" w:customStyle="1" w:styleId="TitleChar">
    <w:name w:val="Title Char"/>
    <w:basedOn w:val="DefaultParagraphFont"/>
    <w:link w:val="Title"/>
    <w:rsid w:val="00891AAB"/>
    <w:rPr>
      <w:sz w:val="24"/>
    </w:rPr>
  </w:style>
  <w:style w:type="character" w:styleId="FollowedHyperlink">
    <w:name w:val="FollowedHyperlink"/>
    <w:basedOn w:val="DefaultParagraphFont"/>
    <w:rsid w:val="004658B9"/>
    <w:rPr>
      <w:color w:val="800080"/>
      <w:u w:val="single"/>
    </w:rPr>
  </w:style>
</w:styles>
</file>

<file path=word/webSettings.xml><?xml version="1.0" encoding="utf-8"?>
<w:webSettings xmlns:r="http://schemas.openxmlformats.org/officeDocument/2006/relationships" xmlns:w="http://schemas.openxmlformats.org/wordprocessingml/2006/main">
  <w:divs>
    <w:div w:id="1510830537">
      <w:bodyDiv w:val="1"/>
      <w:marLeft w:val="0"/>
      <w:marRight w:val="0"/>
      <w:marTop w:val="0"/>
      <w:marBottom w:val="0"/>
      <w:divBdr>
        <w:top w:val="none" w:sz="0" w:space="0" w:color="auto"/>
        <w:left w:val="none" w:sz="0" w:space="0" w:color="auto"/>
        <w:bottom w:val="none" w:sz="0" w:space="0" w:color="auto"/>
        <w:right w:val="none" w:sz="0" w:space="0" w:color="auto"/>
      </w:divBdr>
      <w:divsChild>
        <w:div w:id="552349981">
          <w:marLeft w:val="0"/>
          <w:marRight w:val="0"/>
          <w:marTop w:val="0"/>
          <w:marBottom w:val="0"/>
          <w:divBdr>
            <w:top w:val="none" w:sz="0" w:space="0" w:color="auto"/>
            <w:left w:val="none" w:sz="0" w:space="0" w:color="auto"/>
            <w:bottom w:val="none" w:sz="0" w:space="0" w:color="auto"/>
            <w:right w:val="none" w:sz="0" w:space="0" w:color="auto"/>
          </w:divBdr>
        </w:div>
        <w:div w:id="732508451">
          <w:marLeft w:val="0"/>
          <w:marRight w:val="0"/>
          <w:marTop w:val="0"/>
          <w:marBottom w:val="0"/>
          <w:divBdr>
            <w:top w:val="none" w:sz="0" w:space="0" w:color="auto"/>
            <w:left w:val="none" w:sz="0" w:space="0" w:color="auto"/>
            <w:bottom w:val="none" w:sz="0" w:space="0" w:color="auto"/>
            <w:right w:val="none" w:sz="0" w:space="0" w:color="auto"/>
          </w:divBdr>
        </w:div>
        <w:div w:id="755900848">
          <w:marLeft w:val="0"/>
          <w:marRight w:val="0"/>
          <w:marTop w:val="0"/>
          <w:marBottom w:val="0"/>
          <w:divBdr>
            <w:top w:val="none" w:sz="0" w:space="0" w:color="auto"/>
            <w:left w:val="none" w:sz="0" w:space="0" w:color="auto"/>
            <w:bottom w:val="none" w:sz="0" w:space="0" w:color="auto"/>
            <w:right w:val="none" w:sz="0" w:space="0" w:color="auto"/>
          </w:divBdr>
        </w:div>
        <w:div w:id="1113592801">
          <w:marLeft w:val="0"/>
          <w:marRight w:val="0"/>
          <w:marTop w:val="0"/>
          <w:marBottom w:val="0"/>
          <w:divBdr>
            <w:top w:val="none" w:sz="0" w:space="0" w:color="auto"/>
            <w:left w:val="none" w:sz="0" w:space="0" w:color="auto"/>
            <w:bottom w:val="none" w:sz="0" w:space="0" w:color="auto"/>
            <w:right w:val="none" w:sz="0" w:space="0" w:color="auto"/>
          </w:divBdr>
        </w:div>
        <w:div w:id="1746489792">
          <w:marLeft w:val="0"/>
          <w:marRight w:val="0"/>
          <w:marTop w:val="0"/>
          <w:marBottom w:val="0"/>
          <w:divBdr>
            <w:top w:val="none" w:sz="0" w:space="0" w:color="auto"/>
            <w:left w:val="none" w:sz="0" w:space="0" w:color="auto"/>
            <w:bottom w:val="none" w:sz="0" w:space="0" w:color="auto"/>
            <w:right w:val="none" w:sz="0" w:space="0" w:color="auto"/>
          </w:divBdr>
        </w:div>
        <w:div w:id="199329506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64" Type="http://schemas.openxmlformats.org/officeDocument/2006/relationships/image" Target="media/image31.emf"/><Relationship Id="rId121" Type="http://schemas.openxmlformats.org/officeDocument/2006/relationships/image" Target="media/image60.wmf"/><Relationship Id="rId133" Type="http://schemas.openxmlformats.org/officeDocument/2006/relationships/image" Target="media/image68.wmf"/><Relationship Id="rId60" Type="http://schemas.openxmlformats.org/officeDocument/2006/relationships/oleObject" Target="embeddings/oleObject29.bin"/><Relationship Id="rId70" Type="http://schemas.openxmlformats.org/officeDocument/2006/relationships/image" Target="media/image34.png"/><Relationship Id="rId94" Type="http://schemas.openxmlformats.org/officeDocument/2006/relationships/oleObject" Target="embeddings/oleObject36.bin"/><Relationship Id="rId7" Type="http://schemas.openxmlformats.org/officeDocument/2006/relationships/endnotes" Target="endnotes.xml"/><Relationship Id="rId74" Type="http://schemas.openxmlformats.org/officeDocument/2006/relationships/package" Target="embeddings/Microsoft_Excel_Sheet5.xlsx"/><Relationship Id="rId102" Type="http://schemas.openxmlformats.org/officeDocument/2006/relationships/oleObject" Target="embeddings/oleObject40.bin"/><Relationship Id="rId25" Type="http://schemas.openxmlformats.org/officeDocument/2006/relationships/image" Target="media/image10.wmf"/><Relationship Id="rId106" Type="http://schemas.openxmlformats.org/officeDocument/2006/relationships/oleObject" Target="embeddings/oleObject42.bin"/><Relationship Id="rId122" Type="http://schemas.openxmlformats.org/officeDocument/2006/relationships/oleObject" Target="embeddings/oleObject50.bin"/><Relationship Id="rId116" Type="http://schemas.openxmlformats.org/officeDocument/2006/relationships/oleObject" Target="embeddings/oleObject47.bin"/><Relationship Id="rId119" Type="http://schemas.openxmlformats.org/officeDocument/2006/relationships/image" Target="media/image59.wmf"/><Relationship Id="rId96" Type="http://schemas.openxmlformats.org/officeDocument/2006/relationships/oleObject" Target="embeddings/oleObject37.bin"/><Relationship Id="rId10" Type="http://schemas.openxmlformats.org/officeDocument/2006/relationships/oleObject" Target="embeddings/oleObject1.bin"/><Relationship Id="rId138" Type="http://schemas.openxmlformats.org/officeDocument/2006/relationships/oleObject" Target="embeddings/oleObject56.bin"/><Relationship Id="rId50" Type="http://schemas.openxmlformats.org/officeDocument/2006/relationships/oleObject" Target="embeddings/oleObject24.bin"/><Relationship Id="rId118" Type="http://schemas.openxmlformats.org/officeDocument/2006/relationships/oleObject" Target="embeddings/oleObject48.bin"/><Relationship Id="rId128" Type="http://schemas.openxmlformats.org/officeDocument/2006/relationships/oleObject" Target="embeddings/oleObject52.bin"/><Relationship Id="rId17" Type="http://schemas.openxmlformats.org/officeDocument/2006/relationships/image" Target="media/image6.wmf"/><Relationship Id="rId107" Type="http://schemas.openxmlformats.org/officeDocument/2006/relationships/image" Target="media/image53.wmf"/><Relationship Id="rId71" Type="http://schemas.openxmlformats.org/officeDocument/2006/relationships/image" Target="media/image35.png"/><Relationship Id="rId142" Type="http://schemas.openxmlformats.org/officeDocument/2006/relationships/oleObject" Target="embeddings/oleObject58.bin"/><Relationship Id="rId160" Type="http://schemas.openxmlformats.org/officeDocument/2006/relationships/image" Target="media/image85.wmf"/><Relationship Id="rId4" Type="http://schemas.openxmlformats.org/officeDocument/2006/relationships/settings" Target="settings.xml"/><Relationship Id="rId28" Type="http://schemas.openxmlformats.org/officeDocument/2006/relationships/oleObject" Target="embeddings/oleObject11.bin"/><Relationship Id="rId89" Type="http://schemas.openxmlformats.org/officeDocument/2006/relationships/image" Target="media/image44.wmf"/><Relationship Id="rId114" Type="http://schemas.openxmlformats.org/officeDocument/2006/relationships/oleObject" Target="embeddings/oleObject46.bin"/><Relationship Id="rId88" Type="http://schemas.openxmlformats.org/officeDocument/2006/relationships/oleObject" Target="embeddings/oleObject33.bin"/><Relationship Id="rId82" Type="http://schemas.openxmlformats.org/officeDocument/2006/relationships/package" Target="embeddings/Microsoft_Excel_Sheet9.xlsx"/><Relationship Id="rId124" Type="http://schemas.openxmlformats.org/officeDocument/2006/relationships/oleObject" Target="embeddings/oleObject51.bin"/><Relationship Id="rId69" Type="http://schemas.openxmlformats.org/officeDocument/2006/relationships/package" Target="embeddings/Microsoft_Excel_Sheet3.xlsx"/><Relationship Id="rId148" Type="http://schemas.openxmlformats.org/officeDocument/2006/relationships/oleObject" Target="embeddings/oleObject60.bin"/><Relationship Id="rId147" Type="http://schemas.openxmlformats.org/officeDocument/2006/relationships/image" Target="media/image76.wmf"/><Relationship Id="rId38" Type="http://schemas.openxmlformats.org/officeDocument/2006/relationships/oleObject" Target="embeddings/oleObject18.bin"/><Relationship Id="rId159" Type="http://schemas.openxmlformats.org/officeDocument/2006/relationships/image" Target="media/image84.wmf"/><Relationship Id="rId20" Type="http://schemas.openxmlformats.org/officeDocument/2006/relationships/oleObject" Target="embeddings/oleObject7.bin"/><Relationship Id="rId2" Type="http://schemas.openxmlformats.org/officeDocument/2006/relationships/numbering" Target="numbering.xml"/><Relationship Id="rId140" Type="http://schemas.openxmlformats.org/officeDocument/2006/relationships/oleObject" Target="embeddings/oleObject57.bin"/><Relationship Id="rId144" Type="http://schemas.openxmlformats.org/officeDocument/2006/relationships/image" Target="media/image74.png"/><Relationship Id="rId72" Type="http://schemas.openxmlformats.org/officeDocument/2006/relationships/chart" Target="charts/chart2.xml"/><Relationship Id="rId35" Type="http://schemas.openxmlformats.org/officeDocument/2006/relationships/image" Target="media/image15.wmf"/><Relationship Id="rId75" Type="http://schemas.openxmlformats.org/officeDocument/2006/relationships/image" Target="media/image37.emf"/><Relationship Id="rId80" Type="http://schemas.openxmlformats.org/officeDocument/2006/relationships/package" Target="embeddings/Microsoft_Excel_Sheet8.xlsx"/><Relationship Id="rId31" Type="http://schemas.openxmlformats.org/officeDocument/2006/relationships/image" Target="media/image13.wmf"/><Relationship Id="rId62" Type="http://schemas.openxmlformats.org/officeDocument/2006/relationships/oleObject" Target="embeddings/oleObject30.bin"/><Relationship Id="rId79" Type="http://schemas.openxmlformats.org/officeDocument/2006/relationships/image" Target="media/image39.emf"/><Relationship Id="rId97" Type="http://schemas.openxmlformats.org/officeDocument/2006/relationships/image" Target="media/image48.wmf"/><Relationship Id="rId111" Type="http://schemas.openxmlformats.org/officeDocument/2006/relationships/image" Target="media/image55.wmf"/><Relationship Id="rId98" Type="http://schemas.openxmlformats.org/officeDocument/2006/relationships/oleObject" Target="embeddings/oleObject38.bin"/><Relationship Id="rId152" Type="http://schemas.openxmlformats.org/officeDocument/2006/relationships/oleObject" Target="embeddings/oleObject62.bin"/><Relationship Id="rId1" Type="http://schemas.openxmlformats.org/officeDocument/2006/relationships/customXml" Target="../customXml/item1.xml"/><Relationship Id="rId24" Type="http://schemas.openxmlformats.org/officeDocument/2006/relationships/oleObject" Target="embeddings/oleObject9.bin"/><Relationship Id="rId47" Type="http://schemas.openxmlformats.org/officeDocument/2006/relationships/image" Target="media/image23.wmf"/><Relationship Id="rId56" Type="http://schemas.openxmlformats.org/officeDocument/2006/relationships/oleObject" Target="embeddings/oleObject27.bin"/><Relationship Id="rId48" Type="http://schemas.openxmlformats.org/officeDocument/2006/relationships/oleObject" Target="embeddings/oleObject23.bin"/><Relationship Id="rId132" Type="http://schemas.openxmlformats.org/officeDocument/2006/relationships/image" Target="media/image67.png"/><Relationship Id="rId32" Type="http://schemas.openxmlformats.org/officeDocument/2006/relationships/oleObject" Target="embeddings/oleObject13.bin"/><Relationship Id="rId13" Type="http://schemas.openxmlformats.org/officeDocument/2006/relationships/image" Target="media/image4.wmf"/><Relationship Id="rId52" Type="http://schemas.openxmlformats.org/officeDocument/2006/relationships/oleObject" Target="embeddings/oleObject25.bin"/><Relationship Id="rId157" Type="http://schemas.openxmlformats.org/officeDocument/2006/relationships/image" Target="media/image82.wmf"/><Relationship Id="rId54" Type="http://schemas.openxmlformats.org/officeDocument/2006/relationships/oleObject" Target="embeddings/oleObject26.bin"/><Relationship Id="rId101" Type="http://schemas.openxmlformats.org/officeDocument/2006/relationships/image" Target="media/image50.wmf"/><Relationship Id="rId155" Type="http://schemas.openxmlformats.org/officeDocument/2006/relationships/package" Target="embeddings/Microsoft_Excel_Sheet11.xlsx"/><Relationship Id="rId163" Type="http://schemas.openxmlformats.org/officeDocument/2006/relationships/footer" Target="footer1.xml"/><Relationship Id="rId23" Type="http://schemas.openxmlformats.org/officeDocument/2006/relationships/image" Target="media/image9.wmf"/><Relationship Id="rId136" Type="http://schemas.openxmlformats.org/officeDocument/2006/relationships/oleObject" Target="embeddings/oleObject55.bin"/><Relationship Id="rId166" Type="http://schemas.openxmlformats.org/officeDocument/2006/relationships/fontTable" Target="fontTable.xml"/><Relationship Id="rId61" Type="http://schemas.openxmlformats.org/officeDocument/2006/relationships/image" Target="media/image30.wmf"/><Relationship Id="rId53" Type="http://schemas.openxmlformats.org/officeDocument/2006/relationships/image" Target="media/image26.wmf"/><Relationship Id="rId84" Type="http://schemas.openxmlformats.org/officeDocument/2006/relationships/package" Target="embeddings/Microsoft_Excel_Sheet10.xlsx"/><Relationship Id="rId146" Type="http://schemas.openxmlformats.org/officeDocument/2006/relationships/oleObject" Target="embeddings/oleObject59.bin"/><Relationship Id="rId30" Type="http://schemas.openxmlformats.org/officeDocument/2006/relationships/oleObject" Target="embeddings/oleObject12.bin"/><Relationship Id="rId29" Type="http://schemas.openxmlformats.org/officeDocument/2006/relationships/image" Target="media/image12.wmf"/><Relationship Id="rId83" Type="http://schemas.openxmlformats.org/officeDocument/2006/relationships/image" Target="media/image41.wmf"/><Relationship Id="rId41" Type="http://schemas.openxmlformats.org/officeDocument/2006/relationships/image" Target="media/image20.wmf"/><Relationship Id="rId5" Type="http://schemas.openxmlformats.org/officeDocument/2006/relationships/webSettings" Target="webSettings.xml"/><Relationship Id="rId22" Type="http://schemas.openxmlformats.org/officeDocument/2006/relationships/oleObject" Target="embeddings/oleObject8.bin"/><Relationship Id="rId95" Type="http://schemas.openxmlformats.org/officeDocument/2006/relationships/image" Target="media/image47.wmf"/><Relationship Id="rId39" Type="http://schemas.openxmlformats.org/officeDocument/2006/relationships/image" Target="media/image19.wmf"/><Relationship Id="rId43" Type="http://schemas.openxmlformats.org/officeDocument/2006/relationships/image" Target="media/image21.wmf"/><Relationship Id="rId104" Type="http://schemas.openxmlformats.org/officeDocument/2006/relationships/oleObject" Target="embeddings/oleObject41.bin"/><Relationship Id="rId130" Type="http://schemas.openxmlformats.org/officeDocument/2006/relationships/oleObject" Target="embeddings/oleObject53.bin"/><Relationship Id="rId165" Type="http://schemas.openxmlformats.org/officeDocument/2006/relationships/footer" Target="footer3.xml"/><Relationship Id="rId156" Type="http://schemas.openxmlformats.org/officeDocument/2006/relationships/image" Target="media/image81.wmf"/><Relationship Id="rId90" Type="http://schemas.openxmlformats.org/officeDocument/2006/relationships/oleObject" Target="embeddings/oleObject34.bin"/><Relationship Id="rId153" Type="http://schemas.openxmlformats.org/officeDocument/2006/relationships/image" Target="media/image79.png"/><Relationship Id="rId77" Type="http://schemas.openxmlformats.org/officeDocument/2006/relationships/image" Target="media/image38.emf"/><Relationship Id="rId63" Type="http://schemas.openxmlformats.org/officeDocument/2006/relationships/chart" Target="charts/chart1.xml"/><Relationship Id="rId85" Type="http://schemas.openxmlformats.org/officeDocument/2006/relationships/image" Target="media/image42.wmf"/><Relationship Id="rId105" Type="http://schemas.openxmlformats.org/officeDocument/2006/relationships/image" Target="media/image52.wmf"/><Relationship Id="rId9" Type="http://schemas.openxmlformats.org/officeDocument/2006/relationships/image" Target="media/image1.wmf"/><Relationship Id="rId18" Type="http://schemas.openxmlformats.org/officeDocument/2006/relationships/oleObject" Target="embeddings/oleObject6.bin"/><Relationship Id="rId27" Type="http://schemas.openxmlformats.org/officeDocument/2006/relationships/image" Target="media/image11.wmf"/><Relationship Id="rId99" Type="http://schemas.openxmlformats.org/officeDocument/2006/relationships/image" Target="media/image49.wmf"/><Relationship Id="rId14" Type="http://schemas.openxmlformats.org/officeDocument/2006/relationships/oleObject" Target="embeddings/oleObject4.bin"/><Relationship Id="rId103" Type="http://schemas.openxmlformats.org/officeDocument/2006/relationships/image" Target="media/image51.wmf"/><Relationship Id="rId127" Type="http://schemas.openxmlformats.org/officeDocument/2006/relationships/image" Target="media/image64.wmf"/><Relationship Id="rId158" Type="http://schemas.openxmlformats.org/officeDocument/2006/relationships/image" Target="media/image83.wmf"/><Relationship Id="rId92" Type="http://schemas.openxmlformats.org/officeDocument/2006/relationships/oleObject" Target="embeddings/oleObject35.bin"/><Relationship Id="rId45" Type="http://schemas.openxmlformats.org/officeDocument/2006/relationships/image" Target="media/image22.wmf"/><Relationship Id="rId58" Type="http://schemas.openxmlformats.org/officeDocument/2006/relationships/oleObject" Target="embeddings/oleObject28.bin"/><Relationship Id="rId42" Type="http://schemas.openxmlformats.org/officeDocument/2006/relationships/oleObject" Target="embeddings/oleObject20.bin"/><Relationship Id="rId73" Type="http://schemas.openxmlformats.org/officeDocument/2006/relationships/image" Target="media/image36.emf"/><Relationship Id="rId150" Type="http://schemas.openxmlformats.org/officeDocument/2006/relationships/oleObject" Target="embeddings/oleObject61.bin"/><Relationship Id="rId145" Type="http://schemas.openxmlformats.org/officeDocument/2006/relationships/image" Target="media/image75.wmf"/><Relationship Id="rId161" Type="http://schemas.openxmlformats.org/officeDocument/2006/relationships/header" Target="header1.xml"/><Relationship Id="rId87" Type="http://schemas.openxmlformats.org/officeDocument/2006/relationships/image" Target="media/image43.wmf"/><Relationship Id="rId6" Type="http://schemas.openxmlformats.org/officeDocument/2006/relationships/footnotes" Target="footnotes.xml"/><Relationship Id="rId49" Type="http://schemas.openxmlformats.org/officeDocument/2006/relationships/image" Target="media/image24.wmf"/><Relationship Id="rId44" Type="http://schemas.openxmlformats.org/officeDocument/2006/relationships/oleObject" Target="embeddings/oleObject21.bin"/><Relationship Id="rId117" Type="http://schemas.openxmlformats.org/officeDocument/2006/relationships/image" Target="media/image58.wmf"/><Relationship Id="rId129" Type="http://schemas.openxmlformats.org/officeDocument/2006/relationships/image" Target="media/image65.wmf"/><Relationship Id="rId134" Type="http://schemas.openxmlformats.org/officeDocument/2006/relationships/oleObject" Target="embeddings/oleObject54.bin"/><Relationship Id="rId149" Type="http://schemas.openxmlformats.org/officeDocument/2006/relationships/image" Target="media/image77.wmf"/><Relationship Id="rId112" Type="http://schemas.openxmlformats.org/officeDocument/2006/relationships/oleObject" Target="embeddings/oleObject45.bin"/><Relationship Id="rId19" Type="http://schemas.openxmlformats.org/officeDocument/2006/relationships/image" Target="media/image7.wmf"/><Relationship Id="rId120" Type="http://schemas.openxmlformats.org/officeDocument/2006/relationships/oleObject" Target="embeddings/oleObject49.bin"/><Relationship Id="rId126" Type="http://schemas.openxmlformats.org/officeDocument/2006/relationships/image" Target="media/image63.png"/><Relationship Id="rId57" Type="http://schemas.openxmlformats.org/officeDocument/2006/relationships/image" Target="media/image28.wmf"/><Relationship Id="rId109" Type="http://schemas.openxmlformats.org/officeDocument/2006/relationships/image" Target="media/image54.wmf"/><Relationship Id="rId46" Type="http://schemas.openxmlformats.org/officeDocument/2006/relationships/oleObject" Target="embeddings/oleObject22.bin"/><Relationship Id="rId86" Type="http://schemas.openxmlformats.org/officeDocument/2006/relationships/oleObject" Target="embeddings/oleObject32.bin"/><Relationship Id="rId59" Type="http://schemas.openxmlformats.org/officeDocument/2006/relationships/image" Target="media/image29.wmf"/><Relationship Id="rId51" Type="http://schemas.openxmlformats.org/officeDocument/2006/relationships/image" Target="media/image25.wmf"/><Relationship Id="rId66" Type="http://schemas.openxmlformats.org/officeDocument/2006/relationships/image" Target="media/image32.wmf"/><Relationship Id="rId55" Type="http://schemas.openxmlformats.org/officeDocument/2006/relationships/image" Target="media/image27.wmf"/><Relationship Id="rId34" Type="http://schemas.openxmlformats.org/officeDocument/2006/relationships/oleObject" Target="embeddings/oleObject14.bin"/><Relationship Id="rId81" Type="http://schemas.openxmlformats.org/officeDocument/2006/relationships/image" Target="media/image40.emf"/><Relationship Id="rId40" Type="http://schemas.openxmlformats.org/officeDocument/2006/relationships/oleObject" Target="embeddings/oleObject19.bin"/><Relationship Id="rId135" Type="http://schemas.openxmlformats.org/officeDocument/2006/relationships/image" Target="media/image69.wmf"/><Relationship Id="rId36" Type="http://schemas.openxmlformats.org/officeDocument/2006/relationships/oleObject" Target="embeddings/oleObject15.bin"/><Relationship Id="rId125" Type="http://schemas.openxmlformats.org/officeDocument/2006/relationships/image" Target="media/image62.png"/><Relationship Id="rId139" Type="http://schemas.openxmlformats.org/officeDocument/2006/relationships/image" Target="media/image71.wmf"/><Relationship Id="rId76" Type="http://schemas.openxmlformats.org/officeDocument/2006/relationships/package" Target="embeddings/Microsoft_Excel_Sheet6.xlsx"/><Relationship Id="rId8" Type="http://schemas.openxmlformats.org/officeDocument/2006/relationships/comments" Target="comments.xml"/><Relationship Id="rId65" Type="http://schemas.openxmlformats.org/officeDocument/2006/relationships/package" Target="embeddings/Microsoft_Excel_Sheet2.xlsx"/><Relationship Id="rId67" Type="http://schemas.openxmlformats.org/officeDocument/2006/relationships/oleObject" Target="embeddings/oleObject31.bin"/><Relationship Id="rId37" Type="http://schemas.openxmlformats.org/officeDocument/2006/relationships/image" Target="media/image18.wmf"/><Relationship Id="rId141" Type="http://schemas.openxmlformats.org/officeDocument/2006/relationships/image" Target="media/image72.wmf"/><Relationship Id="rId110" Type="http://schemas.openxmlformats.org/officeDocument/2006/relationships/oleObject" Target="embeddings/oleObject44.bin"/><Relationship Id="rId113" Type="http://schemas.openxmlformats.org/officeDocument/2006/relationships/image" Target="media/image56.wmf"/><Relationship Id="rId12" Type="http://schemas.openxmlformats.org/officeDocument/2006/relationships/oleObject" Target="embeddings/oleObject2.bin"/><Relationship Id="rId164" Type="http://schemas.openxmlformats.org/officeDocument/2006/relationships/footer" Target="footer2.xml"/><Relationship Id="rId108" Type="http://schemas.openxmlformats.org/officeDocument/2006/relationships/oleObject" Target="embeddings/oleObject43.bin"/><Relationship Id="rId137" Type="http://schemas.openxmlformats.org/officeDocument/2006/relationships/image" Target="media/image70.wmf"/><Relationship Id="rId3" Type="http://schemas.openxmlformats.org/officeDocument/2006/relationships/styles" Target="styles.xml"/><Relationship Id="rId123" Type="http://schemas.openxmlformats.org/officeDocument/2006/relationships/image" Target="media/image61.wmf"/><Relationship Id="rId151" Type="http://schemas.openxmlformats.org/officeDocument/2006/relationships/image" Target="media/image78.wmf"/><Relationship Id="rId26" Type="http://schemas.openxmlformats.org/officeDocument/2006/relationships/oleObject" Target="embeddings/oleObject10.bin"/><Relationship Id="rId100" Type="http://schemas.openxmlformats.org/officeDocument/2006/relationships/oleObject" Target="embeddings/oleObject39.bin"/><Relationship Id="rId11" Type="http://schemas.openxmlformats.org/officeDocument/2006/relationships/image" Target="media/image2.wmf"/><Relationship Id="rId143" Type="http://schemas.openxmlformats.org/officeDocument/2006/relationships/image" Target="media/image73.png"/><Relationship Id="rId68" Type="http://schemas.openxmlformats.org/officeDocument/2006/relationships/image" Target="media/image33.emf"/><Relationship Id="rId115" Type="http://schemas.openxmlformats.org/officeDocument/2006/relationships/image" Target="media/image57.wmf"/><Relationship Id="rId16" Type="http://schemas.openxmlformats.org/officeDocument/2006/relationships/oleObject" Target="embeddings/oleObject5.bin"/><Relationship Id="rId33" Type="http://schemas.openxmlformats.org/officeDocument/2006/relationships/image" Target="media/image14.wmf"/><Relationship Id="rId91" Type="http://schemas.openxmlformats.org/officeDocument/2006/relationships/image" Target="media/image45.wmf"/><Relationship Id="rId93" Type="http://schemas.openxmlformats.org/officeDocument/2006/relationships/image" Target="media/image46.wmf"/><Relationship Id="rId131" Type="http://schemas.openxmlformats.org/officeDocument/2006/relationships/image" Target="media/image66.png"/><Relationship Id="rId162" Type="http://schemas.openxmlformats.org/officeDocument/2006/relationships/header" Target="header2.xml"/><Relationship Id="rId78" Type="http://schemas.openxmlformats.org/officeDocument/2006/relationships/package" Target="embeddings/Microsoft_Excel_Sheet7.xlsx"/><Relationship Id="rId15" Type="http://schemas.openxmlformats.org/officeDocument/2006/relationships/image" Target="media/image5.wmf"/><Relationship Id="rId154" Type="http://schemas.openxmlformats.org/officeDocument/2006/relationships/image" Target="media/image80.emf"/><Relationship Id="rId167" Type="http://schemas.openxmlformats.org/officeDocument/2006/relationships/theme" Target="theme/theme1.xml"/><Relationship Id="rId21" Type="http://schemas.openxmlformats.org/officeDocument/2006/relationships/image" Target="media/image8.wmf"/></Relationships>
</file>

<file path=word/_rels/footnotes.xml.rels><?xml version="1.0" encoding="UTF-8" standalone="yes"?>
<Relationships xmlns="http://schemas.openxmlformats.org/package/2006/relationships"><Relationship Id="rId6" Type="http://schemas.openxmlformats.org/officeDocument/2006/relationships/oleObject" Target="embeddings/oleObject17.bin"/><Relationship Id="rId4" Type="http://schemas.openxmlformats.org/officeDocument/2006/relationships/oleObject" Target="embeddings/oleObject16.bin"/><Relationship Id="rId1" Type="http://schemas.openxmlformats.org/officeDocument/2006/relationships/image" Target="media/image3.wmf"/><Relationship Id="rId2" Type="http://schemas.openxmlformats.org/officeDocument/2006/relationships/oleObject" Target="embeddings/oleObject3.bin"/><Relationship Id="rId3" Type="http://schemas.openxmlformats.org/officeDocument/2006/relationships/image" Target="media/image16.wmf"/><Relationship Id="rId5" Type="http://schemas.openxmlformats.org/officeDocument/2006/relationships/image" Target="media/image17.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
  <c:chart>
    <c:autoTitleDeleted val="1"/>
    <c:plotArea>
      <c:layout>
        <c:manualLayout>
          <c:layoutTarget val="inner"/>
          <c:xMode val="edge"/>
          <c:yMode val="edge"/>
          <c:x val="0.212230215827339"/>
          <c:y val="0.103825136612022"/>
          <c:w val="0.758992805755396"/>
          <c:h val="0.699453551912568"/>
        </c:manualLayout>
      </c:layout>
      <c:barChart>
        <c:barDir val="col"/>
        <c:grouping val="stacked"/>
        <c:ser>
          <c:idx val="0"/>
          <c:order val="0"/>
          <c:tx>
            <c:strRef>
              <c:f>Sheet1!$B$1</c:f>
              <c:strCache>
                <c:ptCount val="1"/>
                <c:pt idx="0">
                  <c:v>A season</c:v>
                </c:pt>
              </c:strCache>
            </c:strRef>
          </c:tx>
          <c:spPr>
            <a:pattFill prst="smCheck">
              <a:fgClr>
                <a:srgbClr val="C0C0C0"/>
              </a:fgClr>
              <a:bgClr>
                <a:srgbClr val="FFFFFF"/>
              </a:bgClr>
            </a:pattFill>
            <a:ln w="12705">
              <a:solidFill>
                <a:srgbClr val="000000"/>
              </a:solidFill>
              <a:prstDash val="solid"/>
            </a:ln>
          </c:spPr>
          <c:cat>
            <c:numRef>
              <c:f>Sheet1!$A$2:$A$20</c:f>
              <c:numCache>
                <c:formatCode>General</c:formatCode>
                <c:ptCount val="19"/>
                <c:pt idx="0">
                  <c:v>1991.0</c:v>
                </c:pt>
                <c:pt idx="1">
                  <c:v>1992.0</c:v>
                </c:pt>
                <c:pt idx="2">
                  <c:v>1993.0</c:v>
                </c:pt>
                <c:pt idx="3">
                  <c:v>1994.0</c:v>
                </c:pt>
                <c:pt idx="4">
                  <c:v>1995.0</c:v>
                </c:pt>
                <c:pt idx="5">
                  <c:v>1996.0</c:v>
                </c:pt>
                <c:pt idx="6">
                  <c:v>1997.0</c:v>
                </c:pt>
                <c:pt idx="7">
                  <c:v>1998.0</c:v>
                </c:pt>
                <c:pt idx="8">
                  <c:v>1999.0</c:v>
                </c:pt>
                <c:pt idx="9">
                  <c:v>2000.0</c:v>
                </c:pt>
                <c:pt idx="10">
                  <c:v>2001.0</c:v>
                </c:pt>
                <c:pt idx="11">
                  <c:v>2002.0</c:v>
                </c:pt>
                <c:pt idx="12">
                  <c:v>2003.0</c:v>
                </c:pt>
                <c:pt idx="13">
                  <c:v>2004.0</c:v>
                </c:pt>
                <c:pt idx="14">
                  <c:v>2005.0</c:v>
                </c:pt>
                <c:pt idx="15">
                  <c:v>2006.0</c:v>
                </c:pt>
                <c:pt idx="16">
                  <c:v>2007.0</c:v>
                </c:pt>
                <c:pt idx="17">
                  <c:v>2008.0</c:v>
                </c:pt>
                <c:pt idx="18">
                  <c:v>2009.0</c:v>
                </c:pt>
              </c:numCache>
            </c:numRef>
          </c:cat>
          <c:val>
            <c:numRef>
              <c:f>Sheet1!$B$2:$B$20</c:f>
              <c:numCache>
                <c:formatCode>#,##0</c:formatCode>
                <c:ptCount val="19"/>
                <c:pt idx="0">
                  <c:v>38791.0</c:v>
                </c:pt>
                <c:pt idx="1">
                  <c:v>25691.0</c:v>
                </c:pt>
                <c:pt idx="2">
                  <c:v>17264.0</c:v>
                </c:pt>
                <c:pt idx="3">
                  <c:v>28451.0</c:v>
                </c:pt>
                <c:pt idx="4">
                  <c:v>10579.0</c:v>
                </c:pt>
                <c:pt idx="5">
                  <c:v>36068.0</c:v>
                </c:pt>
                <c:pt idx="6">
                  <c:v>10935.0</c:v>
                </c:pt>
                <c:pt idx="7">
                  <c:v>15193.0</c:v>
                </c:pt>
                <c:pt idx="8">
                  <c:v>6352.0</c:v>
                </c:pt>
                <c:pt idx="9">
                  <c:v>3422.0</c:v>
                </c:pt>
                <c:pt idx="10">
                  <c:v>18484.0</c:v>
                </c:pt>
                <c:pt idx="11">
                  <c:v>21794.0</c:v>
                </c:pt>
                <c:pt idx="12">
                  <c:v>32609.0</c:v>
                </c:pt>
                <c:pt idx="13">
                  <c:v>23093.0</c:v>
                </c:pt>
                <c:pt idx="14">
                  <c:v>27379.0</c:v>
                </c:pt>
                <c:pt idx="15">
                  <c:v>58438.0</c:v>
                </c:pt>
                <c:pt idx="16">
                  <c:v>69408.0</c:v>
                </c:pt>
                <c:pt idx="17">
                  <c:v>15698.0</c:v>
                </c:pt>
                <c:pt idx="18">
                  <c:v>10725.0</c:v>
                </c:pt>
              </c:numCache>
            </c:numRef>
          </c:val>
        </c:ser>
        <c:ser>
          <c:idx val="1"/>
          <c:order val="1"/>
          <c:tx>
            <c:strRef>
              <c:f>Sheet1!$C$1</c:f>
              <c:strCache>
                <c:ptCount val="1"/>
                <c:pt idx="0">
                  <c:v>B season</c:v>
                </c:pt>
              </c:strCache>
            </c:strRef>
          </c:tx>
          <c:spPr>
            <a:pattFill prst="pct50">
              <a:fgClr>
                <a:srgbClr val="808080"/>
              </a:fgClr>
              <a:bgClr>
                <a:srgbClr val="FFFFFF"/>
              </a:bgClr>
            </a:pattFill>
            <a:ln w="12705">
              <a:solidFill>
                <a:srgbClr val="000000"/>
              </a:solidFill>
              <a:prstDash val="solid"/>
            </a:ln>
          </c:spPr>
          <c:cat>
            <c:numRef>
              <c:f>Sheet1!$A$2:$A$20</c:f>
              <c:numCache>
                <c:formatCode>General</c:formatCode>
                <c:ptCount val="19"/>
                <c:pt idx="0">
                  <c:v>1991.0</c:v>
                </c:pt>
                <c:pt idx="1">
                  <c:v>1992.0</c:v>
                </c:pt>
                <c:pt idx="2">
                  <c:v>1993.0</c:v>
                </c:pt>
                <c:pt idx="3">
                  <c:v>1994.0</c:v>
                </c:pt>
                <c:pt idx="4">
                  <c:v>1995.0</c:v>
                </c:pt>
                <c:pt idx="5">
                  <c:v>1996.0</c:v>
                </c:pt>
                <c:pt idx="6">
                  <c:v>1997.0</c:v>
                </c:pt>
                <c:pt idx="7">
                  <c:v>1998.0</c:v>
                </c:pt>
                <c:pt idx="8">
                  <c:v>1999.0</c:v>
                </c:pt>
                <c:pt idx="9">
                  <c:v>2000.0</c:v>
                </c:pt>
                <c:pt idx="10">
                  <c:v>2001.0</c:v>
                </c:pt>
                <c:pt idx="11">
                  <c:v>2002.0</c:v>
                </c:pt>
                <c:pt idx="12">
                  <c:v>2003.0</c:v>
                </c:pt>
                <c:pt idx="13">
                  <c:v>2004.0</c:v>
                </c:pt>
                <c:pt idx="14">
                  <c:v>2005.0</c:v>
                </c:pt>
                <c:pt idx="15">
                  <c:v>2006.0</c:v>
                </c:pt>
                <c:pt idx="16">
                  <c:v>2007.0</c:v>
                </c:pt>
                <c:pt idx="17">
                  <c:v>2008.0</c:v>
                </c:pt>
                <c:pt idx="18">
                  <c:v>2009.0</c:v>
                </c:pt>
              </c:numCache>
            </c:numRef>
          </c:cat>
          <c:val>
            <c:numRef>
              <c:f>Sheet1!$C$2:$C$20</c:f>
              <c:numCache>
                <c:formatCode>#,##0</c:formatCode>
                <c:ptCount val="19"/>
                <c:pt idx="0">
                  <c:v>2114.0</c:v>
                </c:pt>
                <c:pt idx="1">
                  <c:v>10259.0</c:v>
                </c:pt>
                <c:pt idx="2">
                  <c:v>21252.0</c:v>
                </c:pt>
                <c:pt idx="3">
                  <c:v>4686.0</c:v>
                </c:pt>
                <c:pt idx="4">
                  <c:v>4405.0</c:v>
                </c:pt>
                <c:pt idx="5">
                  <c:v>19554.0</c:v>
                </c:pt>
                <c:pt idx="6">
                  <c:v>33973.0</c:v>
                </c:pt>
                <c:pt idx="7">
                  <c:v>36130.0</c:v>
                </c:pt>
                <c:pt idx="8">
                  <c:v>5627.0</c:v>
                </c:pt>
                <c:pt idx="9">
                  <c:v>1539.0</c:v>
                </c:pt>
                <c:pt idx="10">
                  <c:v>14961.0</c:v>
                </c:pt>
                <c:pt idx="11">
                  <c:v>12701.0</c:v>
                </c:pt>
                <c:pt idx="12">
                  <c:v>13185.0</c:v>
                </c:pt>
                <c:pt idx="13">
                  <c:v>28603.0</c:v>
                </c:pt>
                <c:pt idx="14">
                  <c:v>40017.0</c:v>
                </c:pt>
                <c:pt idx="15">
                  <c:v>24256.0</c:v>
                </c:pt>
                <c:pt idx="16">
                  <c:v>52230.0</c:v>
                </c:pt>
                <c:pt idx="17">
                  <c:v>4861.0</c:v>
                </c:pt>
                <c:pt idx="18">
                  <c:v>1076.0</c:v>
                </c:pt>
              </c:numCache>
            </c:numRef>
          </c:val>
        </c:ser>
        <c:gapWidth val="75"/>
        <c:overlap val="100"/>
        <c:axId val="805834024"/>
        <c:axId val="805837640"/>
      </c:barChart>
      <c:catAx>
        <c:axId val="805834024"/>
        <c:scaling>
          <c:orientation val="minMax"/>
        </c:scaling>
        <c:axPos val="b"/>
        <c:numFmt formatCode="General" sourceLinked="1"/>
        <c:tickLblPos val="nextTo"/>
        <c:spPr>
          <a:ln w="3176">
            <a:solidFill>
              <a:srgbClr val="000000"/>
            </a:solidFill>
            <a:prstDash val="solid"/>
          </a:ln>
        </c:spPr>
        <c:txPr>
          <a:bodyPr rot="0" vert="horz"/>
          <a:lstStyle/>
          <a:p>
            <a:pPr>
              <a:defRPr sz="800" b="0" i="0" u="none" strike="noStrike" baseline="0">
                <a:solidFill>
                  <a:srgbClr val="000000"/>
                </a:solidFill>
                <a:latin typeface="Garamond"/>
                <a:ea typeface="Garamond"/>
                <a:cs typeface="Garamond"/>
              </a:defRPr>
            </a:pPr>
            <a:endParaRPr lang="en-US"/>
          </a:p>
        </c:txPr>
        <c:crossAx val="805837640"/>
        <c:crosses val="autoZero"/>
        <c:auto val="1"/>
        <c:lblAlgn val="ctr"/>
        <c:lblOffset val="100"/>
        <c:tickLblSkip val="3"/>
        <c:tickMarkSkip val="1"/>
      </c:catAx>
      <c:valAx>
        <c:axId val="805837640"/>
        <c:scaling>
          <c:orientation val="minMax"/>
        </c:scaling>
        <c:axPos val="l"/>
        <c:title>
          <c:tx>
            <c:rich>
              <a:bodyPr/>
              <a:lstStyle/>
              <a:p>
                <a:pPr>
                  <a:defRPr sz="800" b="0" i="0" u="none" strike="noStrike" baseline="0">
                    <a:solidFill>
                      <a:srgbClr val="000000"/>
                    </a:solidFill>
                    <a:latin typeface="Garamond"/>
                    <a:ea typeface="Garamond"/>
                    <a:cs typeface="Garamond"/>
                  </a:defRPr>
                </a:pPr>
                <a:r>
                  <a:rPr lang="en-US"/>
                  <a:t>Chinook salmon (1,000s)</a:t>
                </a:r>
              </a:p>
            </c:rich>
          </c:tx>
          <c:layout>
            <c:manualLayout>
              <c:xMode val="edge"/>
              <c:yMode val="edge"/>
              <c:x val="0.0431654676258993"/>
              <c:y val="0.14207650273224"/>
            </c:manualLayout>
          </c:layout>
          <c:spPr>
            <a:noFill/>
            <a:ln w="25410">
              <a:noFill/>
            </a:ln>
          </c:spPr>
        </c:title>
        <c:numFmt formatCode="#,##0" sourceLinked="1"/>
        <c:tickLblPos val="nextTo"/>
        <c:spPr>
          <a:ln w="3176">
            <a:solidFill>
              <a:srgbClr val="000000"/>
            </a:solidFill>
            <a:prstDash val="solid"/>
          </a:ln>
        </c:spPr>
        <c:txPr>
          <a:bodyPr rot="0" vert="horz"/>
          <a:lstStyle/>
          <a:p>
            <a:pPr>
              <a:defRPr sz="800" b="0" i="0" u="none" strike="noStrike" baseline="0">
                <a:solidFill>
                  <a:srgbClr val="000000"/>
                </a:solidFill>
                <a:latin typeface="Garamond"/>
                <a:ea typeface="Garamond"/>
                <a:cs typeface="Garamond"/>
              </a:defRPr>
            </a:pPr>
            <a:endParaRPr lang="en-US"/>
          </a:p>
        </c:txPr>
        <c:crossAx val="805834024"/>
        <c:crosses val="autoZero"/>
        <c:crossBetween val="between"/>
        <c:dispUnits>
          <c:builtInUnit val="thousands"/>
        </c:dispUnits>
      </c:valAx>
      <c:spPr>
        <a:noFill/>
        <a:ln w="25410">
          <a:noFill/>
        </a:ln>
      </c:spPr>
    </c:plotArea>
    <c:legend>
      <c:legendPos val="r"/>
      <c:layout>
        <c:manualLayout>
          <c:xMode val="edge"/>
          <c:yMode val="edge"/>
          <c:x val="0.251798561151079"/>
          <c:y val="0.153005464480875"/>
          <c:w val="0.205035971223022"/>
          <c:h val="0.213114754098361"/>
        </c:manualLayout>
      </c:layout>
      <c:spPr>
        <a:noFill/>
        <a:ln w="3176">
          <a:solidFill>
            <a:srgbClr val="000000"/>
          </a:solidFill>
          <a:prstDash val="solid"/>
        </a:ln>
      </c:spPr>
      <c:txPr>
        <a:bodyPr/>
        <a:lstStyle/>
        <a:p>
          <a:pPr>
            <a:defRPr sz="735" b="0" i="0" u="none" strike="noStrike" baseline="0">
              <a:solidFill>
                <a:srgbClr val="000000"/>
              </a:solidFill>
              <a:latin typeface="Garamond"/>
              <a:ea typeface="Garamond"/>
              <a:cs typeface="Garamond"/>
            </a:defRPr>
          </a:pPr>
          <a:endParaRPr lang="en-US"/>
        </a:p>
      </c:txPr>
    </c:legend>
    <c:plotVisOnly val="1"/>
    <c:dispBlanksAs val="gap"/>
  </c:chart>
  <c:spPr>
    <a:noFill/>
    <a:ln>
      <a:noFill/>
    </a:ln>
  </c:spPr>
  <c:txPr>
    <a:bodyPr/>
    <a:lstStyle/>
    <a:p>
      <a:pPr>
        <a:defRPr sz="800" b="0" i="0" u="none" strike="noStrike" baseline="0">
          <a:solidFill>
            <a:srgbClr val="000000"/>
          </a:solidFill>
          <a:latin typeface="Garamond"/>
          <a:ea typeface="Garamond"/>
          <a:cs typeface="Garamond"/>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Cumulative # Vessels that run out of credits (under the PPA performance standard of 47,591 ITEC without trading or reallocation )</a:t>
            </a:r>
          </a:p>
        </c:rich>
      </c:tx>
      <c:layout>
        <c:manualLayout>
          <c:xMode val="edge"/>
          <c:yMode val="edge"/>
          <c:x val="0.0942009713988893"/>
          <c:y val="0.0130719657990819"/>
        </c:manualLayout>
      </c:layout>
      <c:spPr>
        <a:noFill/>
        <a:ln w="8018">
          <a:noFill/>
        </a:ln>
      </c:spPr>
    </c:title>
    <c:plotArea>
      <c:layout>
        <c:manualLayout>
          <c:layoutTarget val="inner"/>
          <c:xMode val="edge"/>
          <c:yMode val="edge"/>
          <c:x val="0.143779087373411"/>
          <c:y val="0.185885416666667"/>
          <c:w val="0.790150308893079"/>
          <c:h val="0.618003608923885"/>
        </c:manualLayout>
      </c:layout>
      <c:lineChart>
        <c:grouping val="standard"/>
        <c:ser>
          <c:idx val="0"/>
          <c:order val="0"/>
          <c:tx>
            <c:strRef>
              <c:f>'48k (no trading)'!$B$1</c:f>
              <c:strCache>
                <c:ptCount val="1"/>
                <c:pt idx="0">
                  <c:v>2000</c:v>
                </c:pt>
              </c:strCache>
            </c:strRef>
          </c:tx>
          <c:spPr>
            <a:ln w="12026">
              <a:solidFill>
                <a:srgbClr val="00CCFF"/>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trading)'!$B$2:$B$290</c:f>
              <c:numCache>
                <c:formatCode>General</c:formatCode>
                <c:ptCount val="28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numCache>
            </c:numRef>
          </c:val>
        </c:ser>
        <c:ser>
          <c:idx val="1"/>
          <c:order val="1"/>
          <c:tx>
            <c:strRef>
              <c:f>'48k (no trading)'!$C$1</c:f>
              <c:strCache>
                <c:ptCount val="1"/>
                <c:pt idx="0">
                  <c:v>2001</c:v>
                </c:pt>
              </c:strCache>
            </c:strRef>
          </c:tx>
          <c:spPr>
            <a:ln w="12026">
              <a:solidFill>
                <a:srgbClr val="FCF305"/>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trading)'!$C$2:$C$290</c:f>
              <c:numCache>
                <c:formatCode>General</c:formatCode>
                <c:ptCount val="28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1">
                  <c:v>0.0</c:v>
                </c:pt>
                <c:pt idx="42">
                  <c:v>0.0</c:v>
                </c:pt>
                <c:pt idx="43">
                  <c:v>0.0</c:v>
                </c:pt>
                <c:pt idx="44">
                  <c:v>0.0</c:v>
                </c:pt>
                <c:pt idx="45">
                  <c:v>1.0</c:v>
                </c:pt>
                <c:pt idx="46">
                  <c:v>2.0</c:v>
                </c:pt>
                <c:pt idx="47">
                  <c:v>2.0</c:v>
                </c:pt>
                <c:pt idx="48">
                  <c:v>2.0</c:v>
                </c:pt>
                <c:pt idx="49">
                  <c:v>2.0</c:v>
                </c:pt>
                <c:pt idx="50">
                  <c:v>2.0</c:v>
                </c:pt>
                <c:pt idx="51">
                  <c:v>2.0</c:v>
                </c:pt>
                <c:pt idx="52">
                  <c:v>2.0</c:v>
                </c:pt>
                <c:pt idx="53">
                  <c:v>2.0</c:v>
                </c:pt>
                <c:pt idx="54">
                  <c:v>2.0</c:v>
                </c:pt>
                <c:pt idx="55">
                  <c:v>2.0</c:v>
                </c:pt>
                <c:pt idx="56">
                  <c:v>2.0</c:v>
                </c:pt>
                <c:pt idx="57">
                  <c:v>2.0</c:v>
                </c:pt>
                <c:pt idx="58">
                  <c:v>2.0</c:v>
                </c:pt>
                <c:pt idx="59">
                  <c:v>2.0</c:v>
                </c:pt>
                <c:pt idx="60">
                  <c:v>2.0</c:v>
                </c:pt>
                <c:pt idx="61">
                  <c:v>2.0</c:v>
                </c:pt>
                <c:pt idx="62">
                  <c:v>2.0</c:v>
                </c:pt>
                <c:pt idx="63">
                  <c:v>2.0</c:v>
                </c:pt>
                <c:pt idx="64">
                  <c:v>2.0</c:v>
                </c:pt>
                <c:pt idx="65">
                  <c:v>2.0</c:v>
                </c:pt>
                <c:pt idx="66">
                  <c:v>2.0</c:v>
                </c:pt>
                <c:pt idx="67">
                  <c:v>2.0</c:v>
                </c:pt>
                <c:pt idx="68">
                  <c:v>2.0</c:v>
                </c:pt>
                <c:pt idx="69">
                  <c:v>2.0</c:v>
                </c:pt>
                <c:pt idx="70">
                  <c:v>2.0</c:v>
                </c:pt>
                <c:pt idx="71">
                  <c:v>2.0</c:v>
                </c:pt>
                <c:pt idx="72">
                  <c:v>2.0</c:v>
                </c:pt>
                <c:pt idx="73">
                  <c:v>2.0</c:v>
                </c:pt>
                <c:pt idx="74">
                  <c:v>2.0</c:v>
                </c:pt>
                <c:pt idx="75">
                  <c:v>2.0</c:v>
                </c:pt>
                <c:pt idx="76">
                  <c:v>2.0</c:v>
                </c:pt>
                <c:pt idx="77">
                  <c:v>2.0</c:v>
                </c:pt>
                <c:pt idx="78">
                  <c:v>2.0</c:v>
                </c:pt>
                <c:pt idx="79">
                  <c:v>2.0</c:v>
                </c:pt>
                <c:pt idx="80">
                  <c:v>2.0</c:v>
                </c:pt>
                <c:pt idx="81">
                  <c:v>2.0</c:v>
                </c:pt>
                <c:pt idx="82">
                  <c:v>2.0</c:v>
                </c:pt>
                <c:pt idx="83">
                  <c:v>2.0</c:v>
                </c:pt>
                <c:pt idx="84">
                  <c:v>2.0</c:v>
                </c:pt>
                <c:pt idx="85">
                  <c:v>2.0</c:v>
                </c:pt>
                <c:pt idx="86">
                  <c:v>2.0</c:v>
                </c:pt>
                <c:pt idx="87">
                  <c:v>2.0</c:v>
                </c:pt>
                <c:pt idx="88">
                  <c:v>2.0</c:v>
                </c:pt>
                <c:pt idx="89">
                  <c:v>2.0</c:v>
                </c:pt>
                <c:pt idx="90">
                  <c:v>2.0</c:v>
                </c:pt>
                <c:pt idx="91">
                  <c:v>2.0</c:v>
                </c:pt>
                <c:pt idx="92">
                  <c:v>2.0</c:v>
                </c:pt>
                <c:pt idx="93">
                  <c:v>2.0</c:v>
                </c:pt>
                <c:pt idx="94">
                  <c:v>2.0</c:v>
                </c:pt>
                <c:pt idx="95">
                  <c:v>2.0</c:v>
                </c:pt>
                <c:pt idx="96">
                  <c:v>2.0</c:v>
                </c:pt>
                <c:pt idx="97">
                  <c:v>2.0</c:v>
                </c:pt>
                <c:pt idx="98">
                  <c:v>2.0</c:v>
                </c:pt>
                <c:pt idx="99">
                  <c:v>2.0</c:v>
                </c:pt>
                <c:pt idx="100">
                  <c:v>2.0</c:v>
                </c:pt>
                <c:pt idx="101">
                  <c:v>2.0</c:v>
                </c:pt>
                <c:pt idx="102">
                  <c:v>2.0</c:v>
                </c:pt>
                <c:pt idx="103">
                  <c:v>2.0</c:v>
                </c:pt>
                <c:pt idx="104">
                  <c:v>2.0</c:v>
                </c:pt>
                <c:pt idx="105">
                  <c:v>2.0</c:v>
                </c:pt>
                <c:pt idx="106">
                  <c:v>2.0</c:v>
                </c:pt>
                <c:pt idx="107">
                  <c:v>2.0</c:v>
                </c:pt>
                <c:pt idx="108">
                  <c:v>2.0</c:v>
                </c:pt>
                <c:pt idx="109">
                  <c:v>2.0</c:v>
                </c:pt>
                <c:pt idx="110">
                  <c:v>2.0</c:v>
                </c:pt>
                <c:pt idx="111">
                  <c:v>2.0</c:v>
                </c:pt>
                <c:pt idx="112">
                  <c:v>2.0</c:v>
                </c:pt>
                <c:pt idx="113">
                  <c:v>2.0</c:v>
                </c:pt>
                <c:pt idx="114">
                  <c:v>2.0</c:v>
                </c:pt>
                <c:pt idx="115">
                  <c:v>2.0</c:v>
                </c:pt>
                <c:pt idx="116">
                  <c:v>2.0</c:v>
                </c:pt>
                <c:pt idx="117">
                  <c:v>2.0</c:v>
                </c:pt>
                <c:pt idx="118">
                  <c:v>2.0</c:v>
                </c:pt>
                <c:pt idx="119">
                  <c:v>2.0</c:v>
                </c:pt>
                <c:pt idx="120">
                  <c:v>2.0</c:v>
                </c:pt>
                <c:pt idx="121">
                  <c:v>2.0</c:v>
                </c:pt>
                <c:pt idx="122">
                  <c:v>2.0</c:v>
                </c:pt>
                <c:pt idx="123">
                  <c:v>2.0</c:v>
                </c:pt>
                <c:pt idx="124">
                  <c:v>2.0</c:v>
                </c:pt>
                <c:pt idx="125">
                  <c:v>2.0</c:v>
                </c:pt>
                <c:pt idx="126">
                  <c:v>2.0</c:v>
                </c:pt>
                <c:pt idx="127">
                  <c:v>2.0</c:v>
                </c:pt>
                <c:pt idx="128">
                  <c:v>2.0</c:v>
                </c:pt>
                <c:pt idx="129">
                  <c:v>2.0</c:v>
                </c:pt>
                <c:pt idx="130">
                  <c:v>2.0</c:v>
                </c:pt>
                <c:pt idx="131">
                  <c:v>2.0</c:v>
                </c:pt>
                <c:pt idx="132">
                  <c:v>2.0</c:v>
                </c:pt>
                <c:pt idx="133">
                  <c:v>2.0</c:v>
                </c:pt>
                <c:pt idx="134">
                  <c:v>2.0</c:v>
                </c:pt>
                <c:pt idx="135">
                  <c:v>2.0</c:v>
                </c:pt>
                <c:pt idx="136">
                  <c:v>2.0</c:v>
                </c:pt>
                <c:pt idx="137">
                  <c:v>2.0</c:v>
                </c:pt>
                <c:pt idx="138">
                  <c:v>2.0</c:v>
                </c:pt>
                <c:pt idx="139">
                  <c:v>2.0</c:v>
                </c:pt>
                <c:pt idx="140">
                  <c:v>2.0</c:v>
                </c:pt>
                <c:pt idx="141">
                  <c:v>2.0</c:v>
                </c:pt>
                <c:pt idx="142">
                  <c:v>2.0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numCache>
            </c:numRef>
          </c:val>
        </c:ser>
        <c:ser>
          <c:idx val="2"/>
          <c:order val="2"/>
          <c:tx>
            <c:strRef>
              <c:f>'48k (no trading)'!$D$1</c:f>
              <c:strCache>
                <c:ptCount val="1"/>
                <c:pt idx="0">
                  <c:v>2002</c:v>
                </c:pt>
              </c:strCache>
            </c:strRef>
          </c:tx>
          <c:spPr>
            <a:ln w="8018">
              <a:solidFill>
                <a:srgbClr val="90713A"/>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trading)'!$D$2:$D$290</c:f>
              <c:numCache>
                <c:formatCode>General</c:formatCode>
                <c:ptCount val="289"/>
                <c:pt idx="0">
                  <c:v>0.0</c:v>
                </c:pt>
                <c:pt idx="1">
                  <c:v>0.0</c:v>
                </c:pt>
                <c:pt idx="2">
                  <c:v>0.0</c:v>
                </c:pt>
                <c:pt idx="3">
                  <c:v>0.0</c:v>
                </c:pt>
                <c:pt idx="4">
                  <c:v>0.0</c:v>
                </c:pt>
                <c:pt idx="5">
                  <c:v>0.0</c:v>
                </c:pt>
                <c:pt idx="6">
                  <c:v>0.0</c:v>
                </c:pt>
                <c:pt idx="7">
                  <c:v>0.0</c:v>
                </c:pt>
                <c:pt idx="8">
                  <c:v>0.0</c:v>
                </c:pt>
                <c:pt idx="9">
                  <c:v>2.0</c:v>
                </c:pt>
                <c:pt idx="10">
                  <c:v>3.0</c:v>
                </c:pt>
                <c:pt idx="11">
                  <c:v>3.0</c:v>
                </c:pt>
                <c:pt idx="12">
                  <c:v>3.0</c:v>
                </c:pt>
                <c:pt idx="13">
                  <c:v>3.0</c:v>
                </c:pt>
                <c:pt idx="14">
                  <c:v>3.0</c:v>
                </c:pt>
                <c:pt idx="15">
                  <c:v>3.0</c:v>
                </c:pt>
                <c:pt idx="16">
                  <c:v>3.0</c:v>
                </c:pt>
                <c:pt idx="17">
                  <c:v>3.0</c:v>
                </c:pt>
                <c:pt idx="18">
                  <c:v>3.0</c:v>
                </c:pt>
                <c:pt idx="19">
                  <c:v>3.0</c:v>
                </c:pt>
                <c:pt idx="20">
                  <c:v>3.0</c:v>
                </c:pt>
                <c:pt idx="21">
                  <c:v>3.0</c:v>
                </c:pt>
                <c:pt idx="22">
                  <c:v>3.0</c:v>
                </c:pt>
                <c:pt idx="23">
                  <c:v>3.0</c:v>
                </c:pt>
                <c:pt idx="24">
                  <c:v>3.0</c:v>
                </c:pt>
                <c:pt idx="25">
                  <c:v>3.0</c:v>
                </c:pt>
                <c:pt idx="26">
                  <c:v>3.0</c:v>
                </c:pt>
                <c:pt idx="27">
                  <c:v>3.0</c:v>
                </c:pt>
                <c:pt idx="28">
                  <c:v>3.0</c:v>
                </c:pt>
                <c:pt idx="29">
                  <c:v>3.0</c:v>
                </c:pt>
                <c:pt idx="30">
                  <c:v>3.0</c:v>
                </c:pt>
                <c:pt idx="31">
                  <c:v>3.0</c:v>
                </c:pt>
                <c:pt idx="32">
                  <c:v>3.0</c:v>
                </c:pt>
                <c:pt idx="33">
                  <c:v>5.0</c:v>
                </c:pt>
                <c:pt idx="34">
                  <c:v>5.0</c:v>
                </c:pt>
                <c:pt idx="35">
                  <c:v>5.0</c:v>
                </c:pt>
                <c:pt idx="36">
                  <c:v>5.0</c:v>
                </c:pt>
                <c:pt idx="37">
                  <c:v>5.0</c:v>
                </c:pt>
                <c:pt idx="38">
                  <c:v>5.0</c:v>
                </c:pt>
                <c:pt idx="39">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2.0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53">
                  <c:v>3.0</c:v>
                </c:pt>
                <c:pt idx="254">
                  <c:v>3.0</c:v>
                </c:pt>
                <c:pt idx="255">
                  <c:v>3.0</c:v>
                </c:pt>
                <c:pt idx="256">
                  <c:v>3.0</c:v>
                </c:pt>
                <c:pt idx="257">
                  <c:v>3.0</c:v>
                </c:pt>
                <c:pt idx="258">
                  <c:v>3.0</c:v>
                </c:pt>
                <c:pt idx="259">
                  <c:v>3.0</c:v>
                </c:pt>
                <c:pt idx="260">
                  <c:v>3.0</c:v>
                </c:pt>
                <c:pt idx="261">
                  <c:v>3.0</c:v>
                </c:pt>
                <c:pt idx="262">
                  <c:v>3.0</c:v>
                </c:pt>
                <c:pt idx="263">
                  <c:v>3.0</c:v>
                </c:pt>
                <c:pt idx="264">
                  <c:v>3.0</c:v>
                </c:pt>
                <c:pt idx="265">
                  <c:v>5.0</c:v>
                </c:pt>
                <c:pt idx="266">
                  <c:v>6.0</c:v>
                </c:pt>
                <c:pt idx="267">
                  <c:v>7.0</c:v>
                </c:pt>
                <c:pt idx="268">
                  <c:v>7.0</c:v>
                </c:pt>
                <c:pt idx="269">
                  <c:v>8.0</c:v>
                </c:pt>
                <c:pt idx="270">
                  <c:v>8.0</c:v>
                </c:pt>
                <c:pt idx="271">
                  <c:v>9.0</c:v>
                </c:pt>
                <c:pt idx="272">
                  <c:v>10.0</c:v>
                </c:pt>
                <c:pt idx="273">
                  <c:v>10.0</c:v>
                </c:pt>
                <c:pt idx="274">
                  <c:v>11.0</c:v>
                </c:pt>
                <c:pt idx="275">
                  <c:v>11.0</c:v>
                </c:pt>
                <c:pt idx="276">
                  <c:v>11.0</c:v>
                </c:pt>
                <c:pt idx="277">
                  <c:v>13.0</c:v>
                </c:pt>
                <c:pt idx="278">
                  <c:v>13.0</c:v>
                </c:pt>
                <c:pt idx="279">
                  <c:v>13.0</c:v>
                </c:pt>
                <c:pt idx="280">
                  <c:v>13.0</c:v>
                </c:pt>
                <c:pt idx="281">
                  <c:v>13.0</c:v>
                </c:pt>
                <c:pt idx="282">
                  <c:v>13.0</c:v>
                </c:pt>
                <c:pt idx="283">
                  <c:v>14.0</c:v>
                </c:pt>
                <c:pt idx="284">
                  <c:v>14.0</c:v>
                </c:pt>
                <c:pt idx="285">
                  <c:v>14.0</c:v>
                </c:pt>
                <c:pt idx="286">
                  <c:v>14.0</c:v>
                </c:pt>
                <c:pt idx="287">
                  <c:v>14.0</c:v>
                </c:pt>
                <c:pt idx="288">
                  <c:v>14.0</c:v>
                </c:pt>
              </c:numCache>
            </c:numRef>
          </c:val>
        </c:ser>
        <c:ser>
          <c:idx val="3"/>
          <c:order val="3"/>
          <c:tx>
            <c:strRef>
              <c:f>'48k (no trading)'!$E$1</c:f>
              <c:strCache>
                <c:ptCount val="1"/>
                <c:pt idx="0">
                  <c:v>2003</c:v>
                </c:pt>
              </c:strCache>
            </c:strRef>
          </c:tx>
          <c:spPr>
            <a:ln w="8018">
              <a:solidFill>
                <a:srgbClr val="F20884"/>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trading)'!$E$2:$E$290</c:f>
              <c:numCache>
                <c:formatCode>General</c:formatCode>
                <c:ptCount val="289"/>
                <c:pt idx="0">
                  <c:v>0.0</c:v>
                </c:pt>
                <c:pt idx="1">
                  <c:v>0.0</c:v>
                </c:pt>
                <c:pt idx="2">
                  <c:v>0.0</c:v>
                </c:pt>
                <c:pt idx="3">
                  <c:v>0.0</c:v>
                </c:pt>
                <c:pt idx="4">
                  <c:v>0.0</c:v>
                </c:pt>
                <c:pt idx="5">
                  <c:v>0.0</c:v>
                </c:pt>
                <c:pt idx="6">
                  <c:v>0.0</c:v>
                </c:pt>
                <c:pt idx="7">
                  <c:v>0.0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1.0</c:v>
                </c:pt>
                <c:pt idx="26">
                  <c:v>2.0</c:v>
                </c:pt>
                <c:pt idx="27">
                  <c:v>2.0</c:v>
                </c:pt>
                <c:pt idx="28">
                  <c:v>2.0</c:v>
                </c:pt>
                <c:pt idx="29">
                  <c:v>2.0</c:v>
                </c:pt>
                <c:pt idx="30">
                  <c:v>3.0</c:v>
                </c:pt>
                <c:pt idx="31">
                  <c:v>3.0</c:v>
                </c:pt>
                <c:pt idx="32">
                  <c:v>4.0</c:v>
                </c:pt>
                <c:pt idx="33">
                  <c:v>4.0</c:v>
                </c:pt>
                <c:pt idx="34">
                  <c:v>6.0</c:v>
                </c:pt>
                <c:pt idx="35">
                  <c:v>6.0</c:v>
                </c:pt>
                <c:pt idx="36">
                  <c:v>6.0</c:v>
                </c:pt>
                <c:pt idx="37">
                  <c:v>6.0</c:v>
                </c:pt>
                <c:pt idx="38">
                  <c:v>6.0</c:v>
                </c:pt>
                <c:pt idx="39">
                  <c:v>6.0</c:v>
                </c:pt>
                <c:pt idx="41">
                  <c:v>6.0</c:v>
                </c:pt>
                <c:pt idx="42">
                  <c:v>8.0</c:v>
                </c:pt>
                <c:pt idx="43">
                  <c:v>8.0</c:v>
                </c:pt>
                <c:pt idx="44">
                  <c:v>8.0</c:v>
                </c:pt>
                <c:pt idx="45">
                  <c:v>8.0</c:v>
                </c:pt>
                <c:pt idx="46">
                  <c:v>8.0</c:v>
                </c:pt>
                <c:pt idx="47">
                  <c:v>8.0</c:v>
                </c:pt>
                <c:pt idx="48">
                  <c:v>9.0</c:v>
                </c:pt>
                <c:pt idx="49">
                  <c:v>9.0</c:v>
                </c:pt>
                <c:pt idx="50">
                  <c:v>9.0</c:v>
                </c:pt>
                <c:pt idx="51">
                  <c:v>9.0</c:v>
                </c:pt>
                <c:pt idx="52">
                  <c:v>10.0</c:v>
                </c:pt>
                <c:pt idx="53">
                  <c:v>10.0</c:v>
                </c:pt>
                <c:pt idx="54">
                  <c:v>10.0</c:v>
                </c:pt>
                <c:pt idx="55">
                  <c:v>11.0</c:v>
                </c:pt>
                <c:pt idx="56">
                  <c:v>11.0</c:v>
                </c:pt>
                <c:pt idx="57">
                  <c:v>11.0</c:v>
                </c:pt>
                <c:pt idx="58">
                  <c:v>11.0</c:v>
                </c:pt>
                <c:pt idx="59">
                  <c:v>11.0</c:v>
                </c:pt>
                <c:pt idx="60">
                  <c:v>12.0</c:v>
                </c:pt>
                <c:pt idx="61">
                  <c:v>12.0</c:v>
                </c:pt>
                <c:pt idx="62">
                  <c:v>12.0</c:v>
                </c:pt>
                <c:pt idx="63">
                  <c:v>12.0</c:v>
                </c:pt>
                <c:pt idx="64">
                  <c:v>12.0</c:v>
                </c:pt>
                <c:pt idx="65">
                  <c:v>12.0</c:v>
                </c:pt>
                <c:pt idx="66">
                  <c:v>12.0</c:v>
                </c:pt>
                <c:pt idx="67">
                  <c:v>12.0</c:v>
                </c:pt>
                <c:pt idx="68">
                  <c:v>14.0</c:v>
                </c:pt>
                <c:pt idx="69">
                  <c:v>14.0</c:v>
                </c:pt>
                <c:pt idx="70">
                  <c:v>14.0</c:v>
                </c:pt>
                <c:pt idx="71">
                  <c:v>14.0</c:v>
                </c:pt>
                <c:pt idx="72">
                  <c:v>14.0</c:v>
                </c:pt>
                <c:pt idx="73">
                  <c:v>14.0</c:v>
                </c:pt>
                <c:pt idx="74">
                  <c:v>14.0</c:v>
                </c:pt>
                <c:pt idx="75">
                  <c:v>14.0</c:v>
                </c:pt>
                <c:pt idx="76">
                  <c:v>14.0</c:v>
                </c:pt>
                <c:pt idx="77">
                  <c:v>14.0</c:v>
                </c:pt>
                <c:pt idx="78">
                  <c:v>14.0</c:v>
                </c:pt>
                <c:pt idx="79">
                  <c:v>14.0</c:v>
                </c:pt>
                <c:pt idx="80">
                  <c:v>14.0</c:v>
                </c:pt>
                <c:pt idx="81">
                  <c:v>14.0</c:v>
                </c:pt>
                <c:pt idx="82">
                  <c:v>14.0</c:v>
                </c:pt>
                <c:pt idx="83">
                  <c:v>14.0</c:v>
                </c:pt>
                <c:pt idx="84">
                  <c:v>14.0</c:v>
                </c:pt>
                <c:pt idx="85">
                  <c:v>14.0</c:v>
                </c:pt>
                <c:pt idx="86">
                  <c:v>14.0</c:v>
                </c:pt>
                <c:pt idx="87">
                  <c:v>14.0</c:v>
                </c:pt>
                <c:pt idx="88">
                  <c:v>14.0</c:v>
                </c:pt>
                <c:pt idx="89">
                  <c:v>14.0</c:v>
                </c:pt>
                <c:pt idx="90">
                  <c:v>14.0</c:v>
                </c:pt>
                <c:pt idx="91">
                  <c:v>14.0</c:v>
                </c:pt>
                <c:pt idx="92">
                  <c:v>14.0</c:v>
                </c:pt>
                <c:pt idx="93">
                  <c:v>14.0</c:v>
                </c:pt>
                <c:pt idx="94">
                  <c:v>14.0</c:v>
                </c:pt>
                <c:pt idx="95">
                  <c:v>14.0</c:v>
                </c:pt>
                <c:pt idx="96">
                  <c:v>14.0</c:v>
                </c:pt>
                <c:pt idx="97">
                  <c:v>14.0</c:v>
                </c:pt>
                <c:pt idx="98">
                  <c:v>14.0</c:v>
                </c:pt>
                <c:pt idx="99">
                  <c:v>14.0</c:v>
                </c:pt>
                <c:pt idx="100">
                  <c:v>14.0</c:v>
                </c:pt>
                <c:pt idx="101">
                  <c:v>14.0</c:v>
                </c:pt>
                <c:pt idx="102">
                  <c:v>14.0</c:v>
                </c:pt>
                <c:pt idx="103">
                  <c:v>14.0</c:v>
                </c:pt>
                <c:pt idx="104">
                  <c:v>14.0</c:v>
                </c:pt>
                <c:pt idx="105">
                  <c:v>14.0</c:v>
                </c:pt>
                <c:pt idx="106">
                  <c:v>14.0</c:v>
                </c:pt>
                <c:pt idx="107">
                  <c:v>14.0</c:v>
                </c:pt>
                <c:pt idx="108">
                  <c:v>14.0</c:v>
                </c:pt>
                <c:pt idx="109">
                  <c:v>14.0</c:v>
                </c:pt>
                <c:pt idx="110">
                  <c:v>14.0</c:v>
                </c:pt>
                <c:pt idx="111">
                  <c:v>14.0</c:v>
                </c:pt>
                <c:pt idx="112">
                  <c:v>14.0</c:v>
                </c:pt>
                <c:pt idx="113">
                  <c:v>14.0</c:v>
                </c:pt>
                <c:pt idx="114">
                  <c:v>14.0</c:v>
                </c:pt>
                <c:pt idx="115">
                  <c:v>14.0</c:v>
                </c:pt>
                <c:pt idx="116">
                  <c:v>14.0</c:v>
                </c:pt>
                <c:pt idx="117">
                  <c:v>14.0</c:v>
                </c:pt>
                <c:pt idx="118">
                  <c:v>14.0</c:v>
                </c:pt>
                <c:pt idx="119">
                  <c:v>14.0</c:v>
                </c:pt>
                <c:pt idx="120">
                  <c:v>14.0</c:v>
                </c:pt>
                <c:pt idx="121">
                  <c:v>14.0</c:v>
                </c:pt>
                <c:pt idx="122">
                  <c:v>14.0</c:v>
                </c:pt>
                <c:pt idx="123">
                  <c:v>14.0</c:v>
                </c:pt>
                <c:pt idx="124">
                  <c:v>14.0</c:v>
                </c:pt>
                <c:pt idx="125">
                  <c:v>14.0</c:v>
                </c:pt>
                <c:pt idx="126">
                  <c:v>14.0</c:v>
                </c:pt>
                <c:pt idx="127">
                  <c:v>14.0</c:v>
                </c:pt>
                <c:pt idx="128">
                  <c:v>14.0</c:v>
                </c:pt>
                <c:pt idx="129">
                  <c:v>14.0</c:v>
                </c:pt>
                <c:pt idx="130">
                  <c:v>14.0</c:v>
                </c:pt>
                <c:pt idx="131">
                  <c:v>14.0</c:v>
                </c:pt>
                <c:pt idx="132">
                  <c:v>14.0</c:v>
                </c:pt>
                <c:pt idx="133">
                  <c:v>14.0</c:v>
                </c:pt>
                <c:pt idx="134">
                  <c:v>14.0</c:v>
                </c:pt>
                <c:pt idx="135">
                  <c:v>14.0</c:v>
                </c:pt>
                <c:pt idx="136">
                  <c:v>14.0</c:v>
                </c:pt>
                <c:pt idx="137">
                  <c:v>14.0</c:v>
                </c:pt>
                <c:pt idx="138">
                  <c:v>14.0</c:v>
                </c:pt>
                <c:pt idx="139">
                  <c:v>14.0</c:v>
                </c:pt>
                <c:pt idx="140">
                  <c:v>14.0</c:v>
                </c:pt>
                <c:pt idx="141">
                  <c:v>14.0</c:v>
                </c:pt>
                <c:pt idx="142">
                  <c:v>14.0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1.0</c:v>
                </c:pt>
                <c:pt idx="263">
                  <c:v>2.0</c:v>
                </c:pt>
                <c:pt idx="264">
                  <c:v>2.0</c:v>
                </c:pt>
                <c:pt idx="265">
                  <c:v>2.0</c:v>
                </c:pt>
                <c:pt idx="266">
                  <c:v>3.0</c:v>
                </c:pt>
                <c:pt idx="267">
                  <c:v>3.0</c:v>
                </c:pt>
                <c:pt idx="268">
                  <c:v>5.0</c:v>
                </c:pt>
                <c:pt idx="269">
                  <c:v>6.0</c:v>
                </c:pt>
                <c:pt idx="270">
                  <c:v>7.0</c:v>
                </c:pt>
                <c:pt idx="271">
                  <c:v>8.0</c:v>
                </c:pt>
                <c:pt idx="272">
                  <c:v>8.0</c:v>
                </c:pt>
                <c:pt idx="273">
                  <c:v>8.0</c:v>
                </c:pt>
                <c:pt idx="274">
                  <c:v>8.0</c:v>
                </c:pt>
                <c:pt idx="275">
                  <c:v>8.0</c:v>
                </c:pt>
                <c:pt idx="276">
                  <c:v>8.0</c:v>
                </c:pt>
                <c:pt idx="277">
                  <c:v>8.0</c:v>
                </c:pt>
                <c:pt idx="278">
                  <c:v>8.0</c:v>
                </c:pt>
                <c:pt idx="279">
                  <c:v>8.0</c:v>
                </c:pt>
                <c:pt idx="280">
                  <c:v>8.0</c:v>
                </c:pt>
                <c:pt idx="281">
                  <c:v>8.0</c:v>
                </c:pt>
                <c:pt idx="282">
                  <c:v>8.0</c:v>
                </c:pt>
                <c:pt idx="283">
                  <c:v>8.0</c:v>
                </c:pt>
                <c:pt idx="284">
                  <c:v>8.0</c:v>
                </c:pt>
                <c:pt idx="285">
                  <c:v>8.0</c:v>
                </c:pt>
                <c:pt idx="286">
                  <c:v>8.0</c:v>
                </c:pt>
                <c:pt idx="287">
                  <c:v>8.0</c:v>
                </c:pt>
                <c:pt idx="288">
                  <c:v>8.0</c:v>
                </c:pt>
              </c:numCache>
            </c:numRef>
          </c:val>
        </c:ser>
        <c:ser>
          <c:idx val="4"/>
          <c:order val="4"/>
          <c:tx>
            <c:strRef>
              <c:f>'48k (no trading)'!$F$1</c:f>
              <c:strCache>
                <c:ptCount val="1"/>
                <c:pt idx="0">
                  <c:v>2004</c:v>
                </c:pt>
              </c:strCache>
            </c:strRef>
          </c:tx>
          <c:spPr>
            <a:ln w="8018">
              <a:solidFill>
                <a:srgbClr val="6711FF"/>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trading)'!$F$2:$F$290</c:f>
              <c:numCache>
                <c:formatCode>General</c:formatCode>
                <c:ptCount val="289"/>
                <c:pt idx="0">
                  <c:v>0.0</c:v>
                </c:pt>
                <c:pt idx="1">
                  <c:v>0.0</c:v>
                </c:pt>
                <c:pt idx="2">
                  <c:v>0.0</c:v>
                </c:pt>
                <c:pt idx="3">
                  <c:v>0.0</c:v>
                </c:pt>
                <c:pt idx="4">
                  <c:v>0.0</c:v>
                </c:pt>
                <c:pt idx="5">
                  <c:v>0.0</c:v>
                </c:pt>
                <c:pt idx="6">
                  <c:v>0.0</c:v>
                </c:pt>
                <c:pt idx="7">
                  <c:v>0.0</c:v>
                </c:pt>
                <c:pt idx="8">
                  <c:v>0.0</c:v>
                </c:pt>
                <c:pt idx="9">
                  <c:v>0.0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2.0</c:v>
                </c:pt>
                <c:pt idx="25">
                  <c:v>2.0</c:v>
                </c:pt>
                <c:pt idx="26">
                  <c:v>3.0</c:v>
                </c:pt>
                <c:pt idx="27">
                  <c:v>3.0</c:v>
                </c:pt>
                <c:pt idx="28">
                  <c:v>3.0</c:v>
                </c:pt>
                <c:pt idx="29">
                  <c:v>3.0</c:v>
                </c:pt>
                <c:pt idx="30">
                  <c:v>3.0</c:v>
                </c:pt>
                <c:pt idx="31">
                  <c:v>3.0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4.0</c:v>
                </c:pt>
                <c:pt idx="60">
                  <c:v>4.0</c:v>
                </c:pt>
                <c:pt idx="61">
                  <c:v>4.0</c:v>
                </c:pt>
                <c:pt idx="62">
                  <c:v>4.0</c:v>
                </c:pt>
                <c:pt idx="63">
                  <c:v>4.0</c:v>
                </c:pt>
                <c:pt idx="64">
                  <c:v>4.0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2.0</c:v>
                </c:pt>
                <c:pt idx="241">
                  <c:v>3.0</c:v>
                </c:pt>
                <c:pt idx="242">
                  <c:v>4.0</c:v>
                </c:pt>
                <c:pt idx="243">
                  <c:v>4.0</c:v>
                </c:pt>
                <c:pt idx="244">
                  <c:v>4.0</c:v>
                </c:pt>
                <c:pt idx="245">
                  <c:v>6.0</c:v>
                </c:pt>
                <c:pt idx="246">
                  <c:v>6.0</c:v>
                </c:pt>
                <c:pt idx="247">
                  <c:v>6.0</c:v>
                </c:pt>
                <c:pt idx="248">
                  <c:v>6.0</c:v>
                </c:pt>
                <c:pt idx="249">
                  <c:v>7.0</c:v>
                </c:pt>
                <c:pt idx="250">
                  <c:v>7.0</c:v>
                </c:pt>
                <c:pt idx="251">
                  <c:v>7.0</c:v>
                </c:pt>
                <c:pt idx="252">
                  <c:v>7.0</c:v>
                </c:pt>
                <c:pt idx="253">
                  <c:v>7.0</c:v>
                </c:pt>
                <c:pt idx="254">
                  <c:v>7.0</c:v>
                </c:pt>
                <c:pt idx="255">
                  <c:v>7.0</c:v>
                </c:pt>
                <c:pt idx="256">
                  <c:v>7.0</c:v>
                </c:pt>
                <c:pt idx="257">
                  <c:v>7.0</c:v>
                </c:pt>
                <c:pt idx="258">
                  <c:v>7.0</c:v>
                </c:pt>
                <c:pt idx="259">
                  <c:v>7.0</c:v>
                </c:pt>
                <c:pt idx="260">
                  <c:v>7.0</c:v>
                </c:pt>
                <c:pt idx="261">
                  <c:v>8.0</c:v>
                </c:pt>
                <c:pt idx="262">
                  <c:v>8.0</c:v>
                </c:pt>
                <c:pt idx="263">
                  <c:v>9.0</c:v>
                </c:pt>
                <c:pt idx="264">
                  <c:v>12.0</c:v>
                </c:pt>
                <c:pt idx="265">
                  <c:v>12.0</c:v>
                </c:pt>
                <c:pt idx="266">
                  <c:v>13.0</c:v>
                </c:pt>
                <c:pt idx="267">
                  <c:v>15.0</c:v>
                </c:pt>
                <c:pt idx="268">
                  <c:v>15.0</c:v>
                </c:pt>
                <c:pt idx="269">
                  <c:v>16.0</c:v>
                </c:pt>
                <c:pt idx="270">
                  <c:v>19.0</c:v>
                </c:pt>
                <c:pt idx="271">
                  <c:v>19.0</c:v>
                </c:pt>
                <c:pt idx="272">
                  <c:v>19.0</c:v>
                </c:pt>
                <c:pt idx="273">
                  <c:v>20.0</c:v>
                </c:pt>
                <c:pt idx="274">
                  <c:v>22.0</c:v>
                </c:pt>
                <c:pt idx="275">
                  <c:v>22.0</c:v>
                </c:pt>
                <c:pt idx="276">
                  <c:v>22.0</c:v>
                </c:pt>
                <c:pt idx="277">
                  <c:v>23.0</c:v>
                </c:pt>
                <c:pt idx="278">
                  <c:v>23.0</c:v>
                </c:pt>
                <c:pt idx="279">
                  <c:v>23.0</c:v>
                </c:pt>
                <c:pt idx="280">
                  <c:v>23.0</c:v>
                </c:pt>
                <c:pt idx="281">
                  <c:v>24.0</c:v>
                </c:pt>
                <c:pt idx="282">
                  <c:v>25.0</c:v>
                </c:pt>
                <c:pt idx="283">
                  <c:v>25.0</c:v>
                </c:pt>
                <c:pt idx="284">
                  <c:v>25.0</c:v>
                </c:pt>
                <c:pt idx="285">
                  <c:v>26.0</c:v>
                </c:pt>
                <c:pt idx="286">
                  <c:v>27.0</c:v>
                </c:pt>
                <c:pt idx="287">
                  <c:v>27.0</c:v>
                </c:pt>
                <c:pt idx="288">
                  <c:v>27.0</c:v>
                </c:pt>
              </c:numCache>
            </c:numRef>
          </c:val>
        </c:ser>
        <c:ser>
          <c:idx val="5"/>
          <c:order val="5"/>
          <c:tx>
            <c:strRef>
              <c:f>'48k (no trading)'!$G$1</c:f>
              <c:strCache>
                <c:ptCount val="1"/>
                <c:pt idx="0">
                  <c:v>2005</c:v>
                </c:pt>
              </c:strCache>
            </c:strRef>
          </c:tx>
          <c:spPr>
            <a:ln w="8018">
              <a:solidFill>
                <a:srgbClr val="1FB714"/>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trading)'!$G$2:$G$290</c:f>
              <c:numCache>
                <c:formatCode>General</c:formatCode>
                <c:ptCount val="28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1.0</c:v>
                </c:pt>
                <c:pt idx="18">
                  <c:v>1.0</c:v>
                </c:pt>
                <c:pt idx="19">
                  <c:v>2.0</c:v>
                </c:pt>
                <c:pt idx="20">
                  <c:v>3.0</c:v>
                </c:pt>
                <c:pt idx="21">
                  <c:v>3.0</c:v>
                </c:pt>
                <c:pt idx="22">
                  <c:v>3.0</c:v>
                </c:pt>
                <c:pt idx="23">
                  <c:v>4.0</c:v>
                </c:pt>
                <c:pt idx="24">
                  <c:v>4.0</c:v>
                </c:pt>
                <c:pt idx="25">
                  <c:v>4.0</c:v>
                </c:pt>
                <c:pt idx="26">
                  <c:v>4.0</c:v>
                </c:pt>
                <c:pt idx="27">
                  <c:v>5.0</c:v>
                </c:pt>
                <c:pt idx="28">
                  <c:v>6.0</c:v>
                </c:pt>
                <c:pt idx="29">
                  <c:v>6.0</c:v>
                </c:pt>
                <c:pt idx="30">
                  <c:v>7.0</c:v>
                </c:pt>
                <c:pt idx="31">
                  <c:v>7.0</c:v>
                </c:pt>
                <c:pt idx="32">
                  <c:v>7.0</c:v>
                </c:pt>
                <c:pt idx="33">
                  <c:v>7.0</c:v>
                </c:pt>
                <c:pt idx="34">
                  <c:v>7.0</c:v>
                </c:pt>
                <c:pt idx="35">
                  <c:v>7.0</c:v>
                </c:pt>
                <c:pt idx="36">
                  <c:v>7.0</c:v>
                </c:pt>
                <c:pt idx="37">
                  <c:v>7.0</c:v>
                </c:pt>
                <c:pt idx="38">
                  <c:v>7.0</c:v>
                </c:pt>
                <c:pt idx="39">
                  <c:v>7.0</c:v>
                </c:pt>
                <c:pt idx="41">
                  <c:v>7.0</c:v>
                </c:pt>
                <c:pt idx="42">
                  <c:v>7.0</c:v>
                </c:pt>
                <c:pt idx="43">
                  <c:v>7.0</c:v>
                </c:pt>
                <c:pt idx="44">
                  <c:v>8.0</c:v>
                </c:pt>
                <c:pt idx="45">
                  <c:v>8.0</c:v>
                </c:pt>
                <c:pt idx="46">
                  <c:v>8.0</c:v>
                </c:pt>
                <c:pt idx="47">
                  <c:v>8.0</c:v>
                </c:pt>
                <c:pt idx="48">
                  <c:v>8.0</c:v>
                </c:pt>
                <c:pt idx="49">
                  <c:v>8.0</c:v>
                </c:pt>
                <c:pt idx="50">
                  <c:v>8.0</c:v>
                </c:pt>
                <c:pt idx="51">
                  <c:v>8.0</c:v>
                </c:pt>
                <c:pt idx="52">
                  <c:v>8.0</c:v>
                </c:pt>
                <c:pt idx="53">
                  <c:v>9.0</c:v>
                </c:pt>
                <c:pt idx="54">
                  <c:v>9.0</c:v>
                </c:pt>
                <c:pt idx="55">
                  <c:v>9.0</c:v>
                </c:pt>
                <c:pt idx="56">
                  <c:v>9.0</c:v>
                </c:pt>
                <c:pt idx="57">
                  <c:v>9.0</c:v>
                </c:pt>
                <c:pt idx="58">
                  <c:v>9.0</c:v>
                </c:pt>
                <c:pt idx="59">
                  <c:v>9.0</c:v>
                </c:pt>
                <c:pt idx="60">
                  <c:v>9.0</c:v>
                </c:pt>
                <c:pt idx="61">
                  <c:v>9.0</c:v>
                </c:pt>
                <c:pt idx="62">
                  <c:v>10.0</c:v>
                </c:pt>
                <c:pt idx="63">
                  <c:v>10.0</c:v>
                </c:pt>
                <c:pt idx="64">
                  <c:v>11.0</c:v>
                </c:pt>
                <c:pt idx="65">
                  <c:v>11.0</c:v>
                </c:pt>
                <c:pt idx="66">
                  <c:v>11.0</c:v>
                </c:pt>
                <c:pt idx="67">
                  <c:v>11.0</c:v>
                </c:pt>
                <c:pt idx="68">
                  <c:v>11.0</c:v>
                </c:pt>
                <c:pt idx="69">
                  <c:v>11.0</c:v>
                </c:pt>
                <c:pt idx="70">
                  <c:v>11.0</c:v>
                </c:pt>
                <c:pt idx="71">
                  <c:v>11.0</c:v>
                </c:pt>
                <c:pt idx="72">
                  <c:v>11.0</c:v>
                </c:pt>
                <c:pt idx="73">
                  <c:v>11.0</c:v>
                </c:pt>
                <c:pt idx="74">
                  <c:v>11.0</c:v>
                </c:pt>
                <c:pt idx="75">
                  <c:v>11.0</c:v>
                </c:pt>
                <c:pt idx="76">
                  <c:v>11.0</c:v>
                </c:pt>
                <c:pt idx="77">
                  <c:v>11.0</c:v>
                </c:pt>
                <c:pt idx="78">
                  <c:v>11.0</c:v>
                </c:pt>
                <c:pt idx="79">
                  <c:v>11.0</c:v>
                </c:pt>
                <c:pt idx="80">
                  <c:v>11.0</c:v>
                </c:pt>
                <c:pt idx="81">
                  <c:v>11.0</c:v>
                </c:pt>
                <c:pt idx="82">
                  <c:v>11.0</c:v>
                </c:pt>
                <c:pt idx="83">
                  <c:v>11.0</c:v>
                </c:pt>
                <c:pt idx="84">
                  <c:v>11.0</c:v>
                </c:pt>
                <c:pt idx="85">
                  <c:v>11.0</c:v>
                </c:pt>
                <c:pt idx="86">
                  <c:v>11.0</c:v>
                </c:pt>
                <c:pt idx="87">
                  <c:v>11.0</c:v>
                </c:pt>
                <c:pt idx="88">
                  <c:v>11.0</c:v>
                </c:pt>
                <c:pt idx="89">
                  <c:v>11.0</c:v>
                </c:pt>
                <c:pt idx="90">
                  <c:v>11.0</c:v>
                </c:pt>
                <c:pt idx="91">
                  <c:v>11.0</c:v>
                </c:pt>
                <c:pt idx="92">
                  <c:v>11.0</c:v>
                </c:pt>
                <c:pt idx="93">
                  <c:v>11.0</c:v>
                </c:pt>
                <c:pt idx="94">
                  <c:v>11.0</c:v>
                </c:pt>
                <c:pt idx="95">
                  <c:v>11.0</c:v>
                </c:pt>
                <c:pt idx="96">
                  <c:v>11.0</c:v>
                </c:pt>
                <c:pt idx="97">
                  <c:v>11.0</c:v>
                </c:pt>
                <c:pt idx="98">
                  <c:v>11.0</c:v>
                </c:pt>
                <c:pt idx="99">
                  <c:v>11.0</c:v>
                </c:pt>
                <c:pt idx="100">
                  <c:v>11.0</c:v>
                </c:pt>
                <c:pt idx="101">
                  <c:v>11.0</c:v>
                </c:pt>
                <c:pt idx="102">
                  <c:v>11.0</c:v>
                </c:pt>
                <c:pt idx="103">
                  <c:v>11.0</c:v>
                </c:pt>
                <c:pt idx="104">
                  <c:v>11.0</c:v>
                </c:pt>
                <c:pt idx="105">
                  <c:v>11.0</c:v>
                </c:pt>
                <c:pt idx="106">
                  <c:v>11.0</c:v>
                </c:pt>
                <c:pt idx="107">
                  <c:v>11.0</c:v>
                </c:pt>
                <c:pt idx="108">
                  <c:v>11.0</c:v>
                </c:pt>
                <c:pt idx="109">
                  <c:v>11.0</c:v>
                </c:pt>
                <c:pt idx="110">
                  <c:v>11.0</c:v>
                </c:pt>
                <c:pt idx="111">
                  <c:v>11.0</c:v>
                </c:pt>
                <c:pt idx="112">
                  <c:v>11.0</c:v>
                </c:pt>
                <c:pt idx="113">
                  <c:v>11.0</c:v>
                </c:pt>
                <c:pt idx="114">
                  <c:v>11.0</c:v>
                </c:pt>
                <c:pt idx="115">
                  <c:v>11.0</c:v>
                </c:pt>
                <c:pt idx="116">
                  <c:v>11.0</c:v>
                </c:pt>
                <c:pt idx="117">
                  <c:v>11.0</c:v>
                </c:pt>
                <c:pt idx="118">
                  <c:v>11.0</c:v>
                </c:pt>
                <c:pt idx="119">
                  <c:v>11.0</c:v>
                </c:pt>
                <c:pt idx="120">
                  <c:v>11.0</c:v>
                </c:pt>
                <c:pt idx="121">
                  <c:v>11.0</c:v>
                </c:pt>
                <c:pt idx="122">
                  <c:v>11.0</c:v>
                </c:pt>
                <c:pt idx="123">
                  <c:v>11.0</c:v>
                </c:pt>
                <c:pt idx="124">
                  <c:v>11.0</c:v>
                </c:pt>
                <c:pt idx="125">
                  <c:v>11.0</c:v>
                </c:pt>
                <c:pt idx="126">
                  <c:v>11.0</c:v>
                </c:pt>
                <c:pt idx="127">
                  <c:v>11.0</c:v>
                </c:pt>
                <c:pt idx="128">
                  <c:v>11.0</c:v>
                </c:pt>
                <c:pt idx="129">
                  <c:v>11.0</c:v>
                </c:pt>
                <c:pt idx="130">
                  <c:v>11.0</c:v>
                </c:pt>
                <c:pt idx="131">
                  <c:v>11.0</c:v>
                </c:pt>
                <c:pt idx="132">
                  <c:v>11.0</c:v>
                </c:pt>
                <c:pt idx="133">
                  <c:v>11.0</c:v>
                </c:pt>
                <c:pt idx="134">
                  <c:v>11.0</c:v>
                </c:pt>
                <c:pt idx="135">
                  <c:v>11.0</c:v>
                </c:pt>
                <c:pt idx="136">
                  <c:v>11.0</c:v>
                </c:pt>
                <c:pt idx="137">
                  <c:v>11.0</c:v>
                </c:pt>
                <c:pt idx="138">
                  <c:v>11.0</c:v>
                </c:pt>
                <c:pt idx="139">
                  <c:v>11.0</c:v>
                </c:pt>
                <c:pt idx="140">
                  <c:v>11.0</c:v>
                </c:pt>
                <c:pt idx="141">
                  <c:v>11.0</c:v>
                </c:pt>
                <c:pt idx="142">
                  <c:v>11.0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1.0</c:v>
                </c:pt>
                <c:pt idx="213">
                  <c:v>1.0</c:v>
                </c:pt>
                <c:pt idx="214">
                  <c:v>1.0</c:v>
                </c:pt>
                <c:pt idx="215">
                  <c:v>1.0</c:v>
                </c:pt>
                <c:pt idx="216">
                  <c:v>2.0</c:v>
                </c:pt>
                <c:pt idx="217">
                  <c:v>2.0</c:v>
                </c:pt>
                <c:pt idx="218">
                  <c:v>2.0</c:v>
                </c:pt>
                <c:pt idx="219">
                  <c:v>2.0</c:v>
                </c:pt>
                <c:pt idx="220">
                  <c:v>2.0</c:v>
                </c:pt>
                <c:pt idx="221">
                  <c:v>2.0</c:v>
                </c:pt>
                <c:pt idx="222">
                  <c:v>2.0</c:v>
                </c:pt>
                <c:pt idx="223">
                  <c:v>2.0</c:v>
                </c:pt>
                <c:pt idx="224">
                  <c:v>2.0</c:v>
                </c:pt>
                <c:pt idx="225">
                  <c:v>2.0</c:v>
                </c:pt>
                <c:pt idx="226">
                  <c:v>2.0</c:v>
                </c:pt>
                <c:pt idx="227">
                  <c:v>3.0</c:v>
                </c:pt>
                <c:pt idx="228">
                  <c:v>3.0</c:v>
                </c:pt>
                <c:pt idx="229">
                  <c:v>3.0</c:v>
                </c:pt>
                <c:pt idx="230">
                  <c:v>3.0</c:v>
                </c:pt>
                <c:pt idx="231">
                  <c:v>3.0</c:v>
                </c:pt>
                <c:pt idx="232">
                  <c:v>3.0</c:v>
                </c:pt>
                <c:pt idx="233">
                  <c:v>4.0</c:v>
                </c:pt>
                <c:pt idx="234">
                  <c:v>4.0</c:v>
                </c:pt>
                <c:pt idx="235">
                  <c:v>4.0</c:v>
                </c:pt>
                <c:pt idx="236">
                  <c:v>4.0</c:v>
                </c:pt>
                <c:pt idx="237">
                  <c:v>4.0</c:v>
                </c:pt>
                <c:pt idx="238">
                  <c:v>4.0</c:v>
                </c:pt>
                <c:pt idx="239">
                  <c:v>5.0</c:v>
                </c:pt>
                <c:pt idx="240">
                  <c:v>7.0</c:v>
                </c:pt>
                <c:pt idx="241">
                  <c:v>8.0</c:v>
                </c:pt>
                <c:pt idx="242">
                  <c:v>8.0</c:v>
                </c:pt>
                <c:pt idx="243">
                  <c:v>8.0</c:v>
                </c:pt>
                <c:pt idx="244">
                  <c:v>8.0</c:v>
                </c:pt>
                <c:pt idx="245">
                  <c:v>9.0</c:v>
                </c:pt>
                <c:pt idx="246">
                  <c:v>11.0</c:v>
                </c:pt>
                <c:pt idx="247">
                  <c:v>11.0</c:v>
                </c:pt>
                <c:pt idx="248">
                  <c:v>11.0</c:v>
                </c:pt>
                <c:pt idx="249">
                  <c:v>12.0</c:v>
                </c:pt>
                <c:pt idx="250">
                  <c:v>14.0</c:v>
                </c:pt>
                <c:pt idx="251">
                  <c:v>14.0</c:v>
                </c:pt>
                <c:pt idx="252">
                  <c:v>14.0</c:v>
                </c:pt>
                <c:pt idx="253">
                  <c:v>16.0</c:v>
                </c:pt>
                <c:pt idx="254">
                  <c:v>16.0</c:v>
                </c:pt>
                <c:pt idx="255">
                  <c:v>17.0</c:v>
                </c:pt>
                <c:pt idx="256">
                  <c:v>17.0</c:v>
                </c:pt>
                <c:pt idx="257">
                  <c:v>17.0</c:v>
                </c:pt>
                <c:pt idx="258">
                  <c:v>19.0</c:v>
                </c:pt>
                <c:pt idx="259">
                  <c:v>19.0</c:v>
                </c:pt>
                <c:pt idx="260">
                  <c:v>22.0</c:v>
                </c:pt>
                <c:pt idx="261">
                  <c:v>25.0</c:v>
                </c:pt>
                <c:pt idx="262">
                  <c:v>26.0</c:v>
                </c:pt>
                <c:pt idx="263">
                  <c:v>28.0</c:v>
                </c:pt>
                <c:pt idx="264">
                  <c:v>29.0</c:v>
                </c:pt>
                <c:pt idx="265">
                  <c:v>29.0</c:v>
                </c:pt>
                <c:pt idx="266">
                  <c:v>29.0</c:v>
                </c:pt>
                <c:pt idx="267">
                  <c:v>29.0</c:v>
                </c:pt>
                <c:pt idx="268">
                  <c:v>29.0</c:v>
                </c:pt>
                <c:pt idx="269">
                  <c:v>30.0</c:v>
                </c:pt>
                <c:pt idx="270">
                  <c:v>32.0</c:v>
                </c:pt>
                <c:pt idx="271">
                  <c:v>32.0</c:v>
                </c:pt>
                <c:pt idx="272">
                  <c:v>32.0</c:v>
                </c:pt>
                <c:pt idx="273">
                  <c:v>32.0</c:v>
                </c:pt>
                <c:pt idx="274">
                  <c:v>32.0</c:v>
                </c:pt>
                <c:pt idx="275">
                  <c:v>32.0</c:v>
                </c:pt>
                <c:pt idx="276">
                  <c:v>32.0</c:v>
                </c:pt>
                <c:pt idx="277">
                  <c:v>33.0</c:v>
                </c:pt>
                <c:pt idx="278">
                  <c:v>33.0</c:v>
                </c:pt>
                <c:pt idx="279">
                  <c:v>34.0</c:v>
                </c:pt>
                <c:pt idx="280">
                  <c:v>34.0</c:v>
                </c:pt>
                <c:pt idx="281">
                  <c:v>34.0</c:v>
                </c:pt>
                <c:pt idx="282">
                  <c:v>34.0</c:v>
                </c:pt>
                <c:pt idx="283">
                  <c:v>34.0</c:v>
                </c:pt>
                <c:pt idx="284">
                  <c:v>35.0</c:v>
                </c:pt>
                <c:pt idx="285">
                  <c:v>35.0</c:v>
                </c:pt>
                <c:pt idx="286">
                  <c:v>37.0</c:v>
                </c:pt>
                <c:pt idx="287">
                  <c:v>37.0</c:v>
                </c:pt>
                <c:pt idx="288">
                  <c:v>37.0</c:v>
                </c:pt>
              </c:numCache>
            </c:numRef>
          </c:val>
        </c:ser>
        <c:ser>
          <c:idx val="6"/>
          <c:order val="6"/>
          <c:tx>
            <c:strRef>
              <c:f>'48k (no trading)'!$H$1</c:f>
              <c:strCache>
                <c:ptCount val="1"/>
                <c:pt idx="0">
                  <c:v>2006</c:v>
                </c:pt>
              </c:strCache>
            </c:strRef>
          </c:tx>
          <c:spPr>
            <a:ln w="8018">
              <a:solidFill>
                <a:srgbClr val="FF9900"/>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trading)'!$H$2:$H$290</c:f>
              <c:numCache>
                <c:formatCode>General</c:formatCode>
                <c:ptCount val="28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2.0</c:v>
                </c:pt>
                <c:pt idx="18">
                  <c:v>10.0</c:v>
                </c:pt>
                <c:pt idx="19">
                  <c:v>12.0</c:v>
                </c:pt>
                <c:pt idx="20">
                  <c:v>21.0</c:v>
                </c:pt>
                <c:pt idx="21">
                  <c:v>22.0</c:v>
                </c:pt>
                <c:pt idx="22">
                  <c:v>23.0</c:v>
                </c:pt>
                <c:pt idx="23">
                  <c:v>24.0</c:v>
                </c:pt>
                <c:pt idx="24">
                  <c:v>25.0</c:v>
                </c:pt>
                <c:pt idx="25">
                  <c:v>26.0</c:v>
                </c:pt>
                <c:pt idx="26">
                  <c:v>27.0</c:v>
                </c:pt>
                <c:pt idx="27">
                  <c:v>28.0</c:v>
                </c:pt>
                <c:pt idx="28">
                  <c:v>32.0</c:v>
                </c:pt>
                <c:pt idx="29">
                  <c:v>32.0</c:v>
                </c:pt>
                <c:pt idx="30">
                  <c:v>34.0</c:v>
                </c:pt>
                <c:pt idx="31">
                  <c:v>35.0</c:v>
                </c:pt>
                <c:pt idx="32">
                  <c:v>35.0</c:v>
                </c:pt>
                <c:pt idx="33">
                  <c:v>37.0</c:v>
                </c:pt>
                <c:pt idx="34">
                  <c:v>38.0</c:v>
                </c:pt>
                <c:pt idx="35">
                  <c:v>40.0</c:v>
                </c:pt>
                <c:pt idx="36">
                  <c:v>41.0</c:v>
                </c:pt>
                <c:pt idx="37">
                  <c:v>43.0</c:v>
                </c:pt>
                <c:pt idx="38">
                  <c:v>43.0</c:v>
                </c:pt>
                <c:pt idx="39">
                  <c:v>43.0</c:v>
                </c:pt>
                <c:pt idx="41">
                  <c:v>43.0</c:v>
                </c:pt>
                <c:pt idx="42">
                  <c:v>43.0</c:v>
                </c:pt>
                <c:pt idx="43">
                  <c:v>43.0</c:v>
                </c:pt>
                <c:pt idx="44">
                  <c:v>43.0</c:v>
                </c:pt>
                <c:pt idx="45">
                  <c:v>43.0</c:v>
                </c:pt>
                <c:pt idx="46">
                  <c:v>43.0</c:v>
                </c:pt>
                <c:pt idx="47">
                  <c:v>44.0</c:v>
                </c:pt>
                <c:pt idx="48">
                  <c:v>44.0</c:v>
                </c:pt>
                <c:pt idx="49">
                  <c:v>44.0</c:v>
                </c:pt>
                <c:pt idx="50">
                  <c:v>44.0</c:v>
                </c:pt>
                <c:pt idx="51">
                  <c:v>44.0</c:v>
                </c:pt>
                <c:pt idx="52">
                  <c:v>45.0</c:v>
                </c:pt>
                <c:pt idx="53">
                  <c:v>45.0</c:v>
                </c:pt>
                <c:pt idx="54">
                  <c:v>47.0</c:v>
                </c:pt>
                <c:pt idx="55">
                  <c:v>47.0</c:v>
                </c:pt>
                <c:pt idx="56">
                  <c:v>48.0</c:v>
                </c:pt>
                <c:pt idx="57">
                  <c:v>50.0</c:v>
                </c:pt>
                <c:pt idx="58">
                  <c:v>50.0</c:v>
                </c:pt>
                <c:pt idx="59">
                  <c:v>50.0</c:v>
                </c:pt>
                <c:pt idx="60">
                  <c:v>50.0</c:v>
                </c:pt>
                <c:pt idx="61">
                  <c:v>50.0</c:v>
                </c:pt>
                <c:pt idx="62">
                  <c:v>51.0</c:v>
                </c:pt>
                <c:pt idx="63">
                  <c:v>51.0</c:v>
                </c:pt>
                <c:pt idx="64">
                  <c:v>51.0</c:v>
                </c:pt>
                <c:pt idx="65">
                  <c:v>51.0</c:v>
                </c:pt>
                <c:pt idx="66">
                  <c:v>51.0</c:v>
                </c:pt>
                <c:pt idx="67">
                  <c:v>52.0</c:v>
                </c:pt>
                <c:pt idx="68">
                  <c:v>52.0</c:v>
                </c:pt>
                <c:pt idx="69">
                  <c:v>52.0</c:v>
                </c:pt>
                <c:pt idx="70">
                  <c:v>52.0</c:v>
                </c:pt>
                <c:pt idx="71">
                  <c:v>52.0</c:v>
                </c:pt>
                <c:pt idx="72">
                  <c:v>52.0</c:v>
                </c:pt>
                <c:pt idx="73">
                  <c:v>52.0</c:v>
                </c:pt>
                <c:pt idx="74">
                  <c:v>52.0</c:v>
                </c:pt>
                <c:pt idx="75">
                  <c:v>52.0</c:v>
                </c:pt>
                <c:pt idx="76">
                  <c:v>52.0</c:v>
                </c:pt>
                <c:pt idx="77">
                  <c:v>52.0</c:v>
                </c:pt>
                <c:pt idx="78">
                  <c:v>52.0</c:v>
                </c:pt>
                <c:pt idx="79">
                  <c:v>52.0</c:v>
                </c:pt>
                <c:pt idx="80">
                  <c:v>52.0</c:v>
                </c:pt>
                <c:pt idx="81">
                  <c:v>52.0</c:v>
                </c:pt>
                <c:pt idx="82">
                  <c:v>52.0</c:v>
                </c:pt>
                <c:pt idx="83">
                  <c:v>52.0</c:v>
                </c:pt>
                <c:pt idx="84">
                  <c:v>52.0</c:v>
                </c:pt>
                <c:pt idx="85">
                  <c:v>52.0</c:v>
                </c:pt>
                <c:pt idx="86">
                  <c:v>52.0</c:v>
                </c:pt>
                <c:pt idx="87">
                  <c:v>52.0</c:v>
                </c:pt>
                <c:pt idx="88">
                  <c:v>52.0</c:v>
                </c:pt>
                <c:pt idx="89">
                  <c:v>52.0</c:v>
                </c:pt>
                <c:pt idx="90">
                  <c:v>52.0</c:v>
                </c:pt>
                <c:pt idx="91">
                  <c:v>52.0</c:v>
                </c:pt>
                <c:pt idx="92">
                  <c:v>52.0</c:v>
                </c:pt>
                <c:pt idx="93">
                  <c:v>52.0</c:v>
                </c:pt>
                <c:pt idx="94">
                  <c:v>52.0</c:v>
                </c:pt>
                <c:pt idx="95">
                  <c:v>52.0</c:v>
                </c:pt>
                <c:pt idx="96">
                  <c:v>52.0</c:v>
                </c:pt>
                <c:pt idx="97">
                  <c:v>52.0</c:v>
                </c:pt>
                <c:pt idx="98">
                  <c:v>52.0</c:v>
                </c:pt>
                <c:pt idx="99">
                  <c:v>52.0</c:v>
                </c:pt>
                <c:pt idx="100">
                  <c:v>52.0</c:v>
                </c:pt>
                <c:pt idx="101">
                  <c:v>52.0</c:v>
                </c:pt>
                <c:pt idx="102">
                  <c:v>52.0</c:v>
                </c:pt>
                <c:pt idx="103">
                  <c:v>52.0</c:v>
                </c:pt>
                <c:pt idx="104">
                  <c:v>52.0</c:v>
                </c:pt>
                <c:pt idx="105">
                  <c:v>52.0</c:v>
                </c:pt>
                <c:pt idx="106">
                  <c:v>52.0</c:v>
                </c:pt>
                <c:pt idx="107">
                  <c:v>52.0</c:v>
                </c:pt>
                <c:pt idx="108">
                  <c:v>52.0</c:v>
                </c:pt>
                <c:pt idx="109">
                  <c:v>52.0</c:v>
                </c:pt>
                <c:pt idx="110">
                  <c:v>52.0</c:v>
                </c:pt>
                <c:pt idx="111">
                  <c:v>52.0</c:v>
                </c:pt>
                <c:pt idx="112">
                  <c:v>52.0</c:v>
                </c:pt>
                <c:pt idx="113">
                  <c:v>52.0</c:v>
                </c:pt>
                <c:pt idx="114">
                  <c:v>52.0</c:v>
                </c:pt>
                <c:pt idx="115">
                  <c:v>52.0</c:v>
                </c:pt>
                <c:pt idx="116">
                  <c:v>52.0</c:v>
                </c:pt>
                <c:pt idx="117">
                  <c:v>52.0</c:v>
                </c:pt>
                <c:pt idx="118">
                  <c:v>52.0</c:v>
                </c:pt>
                <c:pt idx="119">
                  <c:v>52.0</c:v>
                </c:pt>
                <c:pt idx="120">
                  <c:v>52.0</c:v>
                </c:pt>
                <c:pt idx="121">
                  <c:v>52.0</c:v>
                </c:pt>
                <c:pt idx="122">
                  <c:v>52.0</c:v>
                </c:pt>
                <c:pt idx="123">
                  <c:v>52.0</c:v>
                </c:pt>
                <c:pt idx="124">
                  <c:v>52.0</c:v>
                </c:pt>
                <c:pt idx="125">
                  <c:v>52.0</c:v>
                </c:pt>
                <c:pt idx="126">
                  <c:v>52.0</c:v>
                </c:pt>
                <c:pt idx="127">
                  <c:v>52.0</c:v>
                </c:pt>
                <c:pt idx="128">
                  <c:v>52.0</c:v>
                </c:pt>
                <c:pt idx="129">
                  <c:v>52.0</c:v>
                </c:pt>
                <c:pt idx="130">
                  <c:v>52.0</c:v>
                </c:pt>
                <c:pt idx="131">
                  <c:v>52.0</c:v>
                </c:pt>
                <c:pt idx="132">
                  <c:v>52.0</c:v>
                </c:pt>
                <c:pt idx="133">
                  <c:v>52.0</c:v>
                </c:pt>
                <c:pt idx="134">
                  <c:v>52.0</c:v>
                </c:pt>
                <c:pt idx="135">
                  <c:v>52.0</c:v>
                </c:pt>
                <c:pt idx="136">
                  <c:v>52.0</c:v>
                </c:pt>
                <c:pt idx="137">
                  <c:v>52.0</c:v>
                </c:pt>
                <c:pt idx="138">
                  <c:v>52.0</c:v>
                </c:pt>
                <c:pt idx="139">
                  <c:v>52.0</c:v>
                </c:pt>
                <c:pt idx="140">
                  <c:v>52.0</c:v>
                </c:pt>
                <c:pt idx="141">
                  <c:v>52.0</c:v>
                </c:pt>
                <c:pt idx="142">
                  <c:v>52.0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2.0</c:v>
                </c:pt>
                <c:pt idx="238">
                  <c:v>6.0</c:v>
                </c:pt>
                <c:pt idx="239">
                  <c:v>7.0</c:v>
                </c:pt>
                <c:pt idx="240">
                  <c:v>7.0</c:v>
                </c:pt>
                <c:pt idx="241">
                  <c:v>8.0</c:v>
                </c:pt>
                <c:pt idx="242">
                  <c:v>8.0</c:v>
                </c:pt>
                <c:pt idx="243">
                  <c:v>12.0</c:v>
                </c:pt>
                <c:pt idx="244">
                  <c:v>15.0</c:v>
                </c:pt>
                <c:pt idx="245">
                  <c:v>17.0</c:v>
                </c:pt>
                <c:pt idx="246">
                  <c:v>18.0</c:v>
                </c:pt>
                <c:pt idx="247">
                  <c:v>19.0</c:v>
                </c:pt>
                <c:pt idx="248">
                  <c:v>20.0</c:v>
                </c:pt>
                <c:pt idx="249">
                  <c:v>22.0</c:v>
                </c:pt>
                <c:pt idx="250">
                  <c:v>23.0</c:v>
                </c:pt>
                <c:pt idx="251">
                  <c:v>24.0</c:v>
                </c:pt>
                <c:pt idx="252">
                  <c:v>24.0</c:v>
                </c:pt>
                <c:pt idx="253">
                  <c:v>25.0</c:v>
                </c:pt>
                <c:pt idx="254">
                  <c:v>25.0</c:v>
                </c:pt>
                <c:pt idx="255">
                  <c:v>25.0</c:v>
                </c:pt>
                <c:pt idx="256">
                  <c:v>25.0</c:v>
                </c:pt>
                <c:pt idx="257">
                  <c:v>25.0</c:v>
                </c:pt>
                <c:pt idx="258">
                  <c:v>25.0</c:v>
                </c:pt>
                <c:pt idx="259">
                  <c:v>25.0</c:v>
                </c:pt>
                <c:pt idx="260">
                  <c:v>25.0</c:v>
                </c:pt>
                <c:pt idx="261">
                  <c:v>26.0</c:v>
                </c:pt>
                <c:pt idx="262">
                  <c:v>26.0</c:v>
                </c:pt>
                <c:pt idx="263">
                  <c:v>26.0</c:v>
                </c:pt>
                <c:pt idx="264">
                  <c:v>26.0</c:v>
                </c:pt>
                <c:pt idx="265">
                  <c:v>27.0</c:v>
                </c:pt>
                <c:pt idx="266">
                  <c:v>27.0</c:v>
                </c:pt>
                <c:pt idx="267">
                  <c:v>27.0</c:v>
                </c:pt>
                <c:pt idx="268">
                  <c:v>28.0</c:v>
                </c:pt>
                <c:pt idx="269">
                  <c:v>28.0</c:v>
                </c:pt>
                <c:pt idx="270">
                  <c:v>30.0</c:v>
                </c:pt>
                <c:pt idx="271">
                  <c:v>30.0</c:v>
                </c:pt>
                <c:pt idx="272">
                  <c:v>30.0</c:v>
                </c:pt>
                <c:pt idx="273">
                  <c:v>30.0</c:v>
                </c:pt>
                <c:pt idx="274">
                  <c:v>30.0</c:v>
                </c:pt>
                <c:pt idx="275">
                  <c:v>31.0</c:v>
                </c:pt>
                <c:pt idx="276">
                  <c:v>31.0</c:v>
                </c:pt>
                <c:pt idx="277">
                  <c:v>32.0</c:v>
                </c:pt>
                <c:pt idx="278">
                  <c:v>34.0</c:v>
                </c:pt>
                <c:pt idx="279">
                  <c:v>34.0</c:v>
                </c:pt>
                <c:pt idx="280">
                  <c:v>34.0</c:v>
                </c:pt>
                <c:pt idx="281">
                  <c:v>34.0</c:v>
                </c:pt>
                <c:pt idx="282">
                  <c:v>35.0</c:v>
                </c:pt>
                <c:pt idx="283">
                  <c:v>36.0</c:v>
                </c:pt>
                <c:pt idx="284">
                  <c:v>36.0</c:v>
                </c:pt>
                <c:pt idx="285">
                  <c:v>36.0</c:v>
                </c:pt>
                <c:pt idx="286">
                  <c:v>36.0</c:v>
                </c:pt>
                <c:pt idx="287">
                  <c:v>36.0</c:v>
                </c:pt>
                <c:pt idx="288">
                  <c:v>36.0</c:v>
                </c:pt>
              </c:numCache>
            </c:numRef>
          </c:val>
        </c:ser>
        <c:ser>
          <c:idx val="7"/>
          <c:order val="7"/>
          <c:tx>
            <c:strRef>
              <c:f>'48k (no trading)'!$I$1</c:f>
              <c:strCache>
                <c:ptCount val="1"/>
                <c:pt idx="0">
                  <c:v>2007</c:v>
                </c:pt>
              </c:strCache>
            </c:strRef>
          </c:tx>
          <c:spPr>
            <a:ln w="8018">
              <a:solidFill>
                <a:srgbClr val="DD0806"/>
              </a:solidFill>
              <a:prstDash val="solid"/>
            </a:ln>
          </c:spPr>
          <c:marker>
            <c:symbol val="none"/>
          </c:marker>
          <c:cat>
            <c:strRef>
              <c:f>'48k (no trading)'!$A$2:$A$290</c:f>
              <c:strCache>
                <c:ptCount val="289"/>
                <c:pt idx="0">
                  <c:v>19-Jan</c:v>
                </c:pt>
                <c:pt idx="1">
                  <c:v>20-Jan</c:v>
                </c:pt>
                <c:pt idx="2">
                  <c:v>21-Jan</c:v>
                </c:pt>
                <c:pt idx="3">
                  <c:v>22-Jan</c:v>
                </c:pt>
                <c:pt idx="4">
                  <c:v>23-Jan</c:v>
                </c:pt>
                <c:pt idx="5">
                  <c:v>24-Jan</c:v>
                </c:pt>
                <c:pt idx="6">
                  <c:v>25-Jan</c:v>
                </c:pt>
                <c:pt idx="7">
                  <c:v>26-Jan</c:v>
                </c:pt>
                <c:pt idx="8">
                  <c:v>27-Jan</c:v>
                </c:pt>
                <c:pt idx="9">
                  <c:v>28-Jan</c:v>
                </c:pt>
                <c:pt idx="10">
                  <c:v>29-Jan</c:v>
                </c:pt>
                <c:pt idx="11">
                  <c:v>30-Jan</c:v>
                </c:pt>
                <c:pt idx="12">
                  <c:v>31-Jan</c:v>
                </c:pt>
                <c:pt idx="13">
                  <c:v>1-Feb</c:v>
                </c:pt>
                <c:pt idx="14">
                  <c:v>2-Feb</c:v>
                </c:pt>
                <c:pt idx="15">
                  <c:v>3-Feb</c:v>
                </c:pt>
                <c:pt idx="16">
                  <c:v>4-Feb</c:v>
                </c:pt>
                <c:pt idx="17">
                  <c:v>5-Feb</c:v>
                </c:pt>
                <c:pt idx="18">
                  <c:v>6-Feb</c:v>
                </c:pt>
                <c:pt idx="19">
                  <c:v>7-Feb</c:v>
                </c:pt>
                <c:pt idx="20">
                  <c:v>8-Feb</c:v>
                </c:pt>
                <c:pt idx="21">
                  <c:v>9-Feb</c:v>
                </c:pt>
                <c:pt idx="22">
                  <c:v>10-Feb</c:v>
                </c:pt>
                <c:pt idx="23">
                  <c:v>11-Feb</c:v>
                </c:pt>
                <c:pt idx="24">
                  <c:v>12-Feb</c:v>
                </c:pt>
                <c:pt idx="25">
                  <c:v>13-Feb</c:v>
                </c:pt>
                <c:pt idx="26">
                  <c:v>14-Feb</c:v>
                </c:pt>
                <c:pt idx="27">
                  <c:v>15-Feb</c:v>
                </c:pt>
                <c:pt idx="28">
                  <c:v>16-Feb</c:v>
                </c:pt>
                <c:pt idx="29">
                  <c:v>17-Feb</c:v>
                </c:pt>
                <c:pt idx="30">
                  <c:v>18-Feb</c:v>
                </c:pt>
                <c:pt idx="31">
                  <c:v>19-Feb</c:v>
                </c:pt>
                <c:pt idx="32">
                  <c:v>20-Feb</c:v>
                </c:pt>
                <c:pt idx="33">
                  <c:v>21-Feb</c:v>
                </c:pt>
                <c:pt idx="34">
                  <c:v>22-Feb</c:v>
                </c:pt>
                <c:pt idx="35">
                  <c:v>23-Feb</c:v>
                </c:pt>
                <c:pt idx="36">
                  <c:v>24-Feb</c:v>
                </c:pt>
                <c:pt idx="37">
                  <c:v>25-Feb</c:v>
                </c:pt>
                <c:pt idx="38">
                  <c:v>26-Feb</c:v>
                </c:pt>
                <c:pt idx="39">
                  <c:v>27-Feb</c:v>
                </c:pt>
                <c:pt idx="40">
                  <c:v>28-Feb</c:v>
                </c:pt>
                <c:pt idx="41">
                  <c:v>29-Feb</c:v>
                </c:pt>
                <c:pt idx="42">
                  <c:v>1-Mar</c:v>
                </c:pt>
                <c:pt idx="43">
                  <c:v>2-Mar</c:v>
                </c:pt>
                <c:pt idx="44">
                  <c:v>3-Mar</c:v>
                </c:pt>
                <c:pt idx="45">
                  <c:v>4-Mar</c:v>
                </c:pt>
                <c:pt idx="46">
                  <c:v>5-Mar</c:v>
                </c:pt>
                <c:pt idx="47">
                  <c:v>6-Mar</c:v>
                </c:pt>
                <c:pt idx="48">
                  <c:v>7-Mar</c:v>
                </c:pt>
                <c:pt idx="49">
                  <c:v>8-Mar</c:v>
                </c:pt>
                <c:pt idx="50">
                  <c:v>9-Mar</c:v>
                </c:pt>
                <c:pt idx="51">
                  <c:v>10-Mar</c:v>
                </c:pt>
                <c:pt idx="52">
                  <c:v>11-Mar</c:v>
                </c:pt>
                <c:pt idx="53">
                  <c:v>12-Mar</c:v>
                </c:pt>
                <c:pt idx="54">
                  <c:v>13-Mar</c:v>
                </c:pt>
                <c:pt idx="55">
                  <c:v>14-Mar</c:v>
                </c:pt>
                <c:pt idx="56">
                  <c:v>15-Mar</c:v>
                </c:pt>
                <c:pt idx="57">
                  <c:v>16-Mar</c:v>
                </c:pt>
                <c:pt idx="58">
                  <c:v>17-Mar</c:v>
                </c:pt>
                <c:pt idx="59">
                  <c:v>18-Mar</c:v>
                </c:pt>
                <c:pt idx="60">
                  <c:v>19-Mar</c:v>
                </c:pt>
                <c:pt idx="61">
                  <c:v>20-Mar</c:v>
                </c:pt>
                <c:pt idx="62">
                  <c:v>21-Mar</c:v>
                </c:pt>
                <c:pt idx="63">
                  <c:v>22-Mar</c:v>
                </c:pt>
                <c:pt idx="64">
                  <c:v>23-Mar</c:v>
                </c:pt>
                <c:pt idx="65">
                  <c:v>24-Mar</c:v>
                </c:pt>
                <c:pt idx="66">
                  <c:v>25-Mar</c:v>
                </c:pt>
                <c:pt idx="67">
                  <c:v>26-Mar</c:v>
                </c:pt>
                <c:pt idx="68">
                  <c:v>27-Mar</c:v>
                </c:pt>
                <c:pt idx="69">
                  <c:v>28-Mar</c:v>
                </c:pt>
                <c:pt idx="70">
                  <c:v>29-Mar</c:v>
                </c:pt>
                <c:pt idx="71">
                  <c:v>30-Mar</c:v>
                </c:pt>
                <c:pt idx="72">
                  <c:v>31-Mar</c:v>
                </c:pt>
                <c:pt idx="73">
                  <c:v>1-Apr</c:v>
                </c:pt>
                <c:pt idx="74">
                  <c:v>2-Apr</c:v>
                </c:pt>
                <c:pt idx="75">
                  <c:v>3-Apr</c:v>
                </c:pt>
                <c:pt idx="76">
                  <c:v>4-Apr</c:v>
                </c:pt>
                <c:pt idx="77">
                  <c:v>5-Apr</c:v>
                </c:pt>
                <c:pt idx="78">
                  <c:v>6-Apr</c:v>
                </c:pt>
                <c:pt idx="79">
                  <c:v>7-Apr</c:v>
                </c:pt>
                <c:pt idx="80">
                  <c:v>8-Apr</c:v>
                </c:pt>
                <c:pt idx="81">
                  <c:v>9-Apr</c:v>
                </c:pt>
                <c:pt idx="82">
                  <c:v>10-Apr</c:v>
                </c:pt>
                <c:pt idx="83">
                  <c:v>11-Apr</c:v>
                </c:pt>
                <c:pt idx="84">
                  <c:v>12-Apr</c:v>
                </c:pt>
                <c:pt idx="85">
                  <c:v>13-Apr</c:v>
                </c:pt>
                <c:pt idx="86">
                  <c:v>14-Apr</c:v>
                </c:pt>
                <c:pt idx="87">
                  <c:v>15-Apr</c:v>
                </c:pt>
                <c:pt idx="88">
                  <c:v>16-Apr</c:v>
                </c:pt>
                <c:pt idx="89">
                  <c:v>17-Apr</c:v>
                </c:pt>
                <c:pt idx="90">
                  <c:v>18-Apr</c:v>
                </c:pt>
                <c:pt idx="91">
                  <c:v>19-Apr</c:v>
                </c:pt>
                <c:pt idx="92">
                  <c:v>20-Apr</c:v>
                </c:pt>
                <c:pt idx="93">
                  <c:v>21-Apr</c:v>
                </c:pt>
                <c:pt idx="94">
                  <c:v>22-Apr</c:v>
                </c:pt>
                <c:pt idx="95">
                  <c:v>23-Apr</c:v>
                </c:pt>
                <c:pt idx="96">
                  <c:v>24-Apr</c:v>
                </c:pt>
                <c:pt idx="97">
                  <c:v>25-Apr</c:v>
                </c:pt>
                <c:pt idx="98">
                  <c:v>26-Apr</c:v>
                </c:pt>
                <c:pt idx="99">
                  <c:v>27-Apr</c:v>
                </c:pt>
                <c:pt idx="100">
                  <c:v>28-Apr</c:v>
                </c:pt>
                <c:pt idx="101">
                  <c:v>29-Apr</c:v>
                </c:pt>
                <c:pt idx="102">
                  <c:v>30-Apr</c:v>
                </c:pt>
                <c:pt idx="103">
                  <c:v>1-May</c:v>
                </c:pt>
                <c:pt idx="104">
                  <c:v>2-May</c:v>
                </c:pt>
                <c:pt idx="105">
                  <c:v>3-May</c:v>
                </c:pt>
                <c:pt idx="106">
                  <c:v>4-May</c:v>
                </c:pt>
                <c:pt idx="107">
                  <c:v>5-May</c:v>
                </c:pt>
                <c:pt idx="108">
                  <c:v>6-May</c:v>
                </c:pt>
                <c:pt idx="109">
                  <c:v>7-May</c:v>
                </c:pt>
                <c:pt idx="110">
                  <c:v>8-May</c:v>
                </c:pt>
                <c:pt idx="111">
                  <c:v>9-May</c:v>
                </c:pt>
                <c:pt idx="112">
                  <c:v>10-May</c:v>
                </c:pt>
                <c:pt idx="113">
                  <c:v>11-May</c:v>
                </c:pt>
                <c:pt idx="114">
                  <c:v>12-May</c:v>
                </c:pt>
                <c:pt idx="115">
                  <c:v>13-May</c:v>
                </c:pt>
                <c:pt idx="116">
                  <c:v>14-May</c:v>
                </c:pt>
                <c:pt idx="117">
                  <c:v>15-May</c:v>
                </c:pt>
                <c:pt idx="118">
                  <c:v>16-May</c:v>
                </c:pt>
                <c:pt idx="119">
                  <c:v>17-May</c:v>
                </c:pt>
                <c:pt idx="120">
                  <c:v>18-May</c:v>
                </c:pt>
                <c:pt idx="121">
                  <c:v>19-May</c:v>
                </c:pt>
                <c:pt idx="122">
                  <c:v>20-May</c:v>
                </c:pt>
                <c:pt idx="123">
                  <c:v>21-May</c:v>
                </c:pt>
                <c:pt idx="124">
                  <c:v>22-May</c:v>
                </c:pt>
                <c:pt idx="125">
                  <c:v>23-May</c:v>
                </c:pt>
                <c:pt idx="126">
                  <c:v>24-May</c:v>
                </c:pt>
                <c:pt idx="127">
                  <c:v>25-May</c:v>
                </c:pt>
                <c:pt idx="128">
                  <c:v>26-May</c:v>
                </c:pt>
                <c:pt idx="129">
                  <c:v>27-May</c:v>
                </c:pt>
                <c:pt idx="130">
                  <c:v>28-May</c:v>
                </c:pt>
                <c:pt idx="131">
                  <c:v>29-May</c:v>
                </c:pt>
                <c:pt idx="132">
                  <c:v>30-May</c:v>
                </c:pt>
                <c:pt idx="133">
                  <c:v>31-May</c:v>
                </c:pt>
                <c:pt idx="134">
                  <c:v>1-Jun</c:v>
                </c:pt>
                <c:pt idx="135">
                  <c:v>2-Jun</c:v>
                </c:pt>
                <c:pt idx="136">
                  <c:v>3-Jun</c:v>
                </c:pt>
                <c:pt idx="137">
                  <c:v>4-Jun</c:v>
                </c:pt>
                <c:pt idx="138">
                  <c:v>5-Jun</c:v>
                </c:pt>
                <c:pt idx="139">
                  <c:v>6-Jun</c:v>
                </c:pt>
                <c:pt idx="140">
                  <c:v>7-Jun</c:v>
                </c:pt>
                <c:pt idx="141">
                  <c:v>8-Jun</c:v>
                </c:pt>
                <c:pt idx="142">
                  <c:v>9-Jun</c:v>
                </c:pt>
                <c:pt idx="144">
                  <c:v>11-Jun</c:v>
                </c:pt>
                <c:pt idx="145">
                  <c:v>12-Jun</c:v>
                </c:pt>
                <c:pt idx="146">
                  <c:v>13-Jun</c:v>
                </c:pt>
                <c:pt idx="147">
                  <c:v>14-Jun</c:v>
                </c:pt>
                <c:pt idx="148">
                  <c:v>15-Jun</c:v>
                </c:pt>
                <c:pt idx="149">
                  <c:v>16-Jun</c:v>
                </c:pt>
                <c:pt idx="150">
                  <c:v>17-Jun</c:v>
                </c:pt>
                <c:pt idx="151">
                  <c:v>18-Jun</c:v>
                </c:pt>
                <c:pt idx="152">
                  <c:v>19-Jun</c:v>
                </c:pt>
                <c:pt idx="153">
                  <c:v>20-Jun</c:v>
                </c:pt>
                <c:pt idx="154">
                  <c:v>21-Jun</c:v>
                </c:pt>
                <c:pt idx="155">
                  <c:v>22-Jun</c:v>
                </c:pt>
                <c:pt idx="156">
                  <c:v>23-Jun</c:v>
                </c:pt>
                <c:pt idx="157">
                  <c:v>24-Jun</c:v>
                </c:pt>
                <c:pt idx="158">
                  <c:v>25-Jun</c:v>
                </c:pt>
                <c:pt idx="159">
                  <c:v>26-Jun</c:v>
                </c:pt>
                <c:pt idx="160">
                  <c:v>27-Jun</c:v>
                </c:pt>
                <c:pt idx="161">
                  <c:v>28-Jun</c:v>
                </c:pt>
                <c:pt idx="162">
                  <c:v>29-Jun</c:v>
                </c:pt>
                <c:pt idx="163">
                  <c:v>30-Jun</c:v>
                </c:pt>
                <c:pt idx="164">
                  <c:v>1-Jul</c:v>
                </c:pt>
                <c:pt idx="165">
                  <c:v>2-Jul</c:v>
                </c:pt>
                <c:pt idx="166">
                  <c:v>3-Jul</c:v>
                </c:pt>
                <c:pt idx="167">
                  <c:v>4-Jul</c:v>
                </c:pt>
                <c:pt idx="168">
                  <c:v>5-Jul</c:v>
                </c:pt>
                <c:pt idx="169">
                  <c:v>6-Jul</c:v>
                </c:pt>
                <c:pt idx="170">
                  <c:v>7-Jul</c:v>
                </c:pt>
                <c:pt idx="171">
                  <c:v>8-Jul</c:v>
                </c:pt>
                <c:pt idx="172">
                  <c:v>9-Jul</c:v>
                </c:pt>
                <c:pt idx="173">
                  <c:v>10-Jul</c:v>
                </c:pt>
                <c:pt idx="174">
                  <c:v>11-Jul</c:v>
                </c:pt>
                <c:pt idx="175">
                  <c:v>12-Jul</c:v>
                </c:pt>
                <c:pt idx="176">
                  <c:v>13-Jul</c:v>
                </c:pt>
                <c:pt idx="177">
                  <c:v>14-Jul</c:v>
                </c:pt>
                <c:pt idx="178">
                  <c:v>15-Jul</c:v>
                </c:pt>
                <c:pt idx="179">
                  <c:v>16-Jul</c:v>
                </c:pt>
                <c:pt idx="180">
                  <c:v>17-Jul</c:v>
                </c:pt>
                <c:pt idx="181">
                  <c:v>18-Jul</c:v>
                </c:pt>
                <c:pt idx="182">
                  <c:v>19-Jul</c:v>
                </c:pt>
                <c:pt idx="183">
                  <c:v>20-Jul</c:v>
                </c:pt>
                <c:pt idx="184">
                  <c:v>21-Jul</c:v>
                </c:pt>
                <c:pt idx="185">
                  <c:v>22-Jul</c:v>
                </c:pt>
                <c:pt idx="186">
                  <c:v>23-Jul</c:v>
                </c:pt>
                <c:pt idx="187">
                  <c:v>24-Jul</c:v>
                </c:pt>
                <c:pt idx="188">
                  <c:v>25-Jul</c:v>
                </c:pt>
                <c:pt idx="189">
                  <c:v>26-Jul</c:v>
                </c:pt>
                <c:pt idx="190">
                  <c:v>27-Jul</c:v>
                </c:pt>
                <c:pt idx="191">
                  <c:v>28-Jul</c:v>
                </c:pt>
                <c:pt idx="192">
                  <c:v>29-Jul</c:v>
                </c:pt>
                <c:pt idx="193">
                  <c:v>30-Jul</c:v>
                </c:pt>
                <c:pt idx="194">
                  <c:v>31-Jul</c:v>
                </c:pt>
                <c:pt idx="195">
                  <c:v>1-Aug</c:v>
                </c:pt>
                <c:pt idx="196">
                  <c:v>2-Aug</c:v>
                </c:pt>
                <c:pt idx="197">
                  <c:v>3-Aug</c:v>
                </c:pt>
                <c:pt idx="198">
                  <c:v>4-Aug</c:v>
                </c:pt>
                <c:pt idx="199">
                  <c:v>5-Aug</c:v>
                </c:pt>
                <c:pt idx="200">
                  <c:v>6-Aug</c:v>
                </c:pt>
                <c:pt idx="201">
                  <c:v>7-Aug</c:v>
                </c:pt>
                <c:pt idx="202">
                  <c:v>8-Aug</c:v>
                </c:pt>
                <c:pt idx="203">
                  <c:v>9-Aug</c:v>
                </c:pt>
                <c:pt idx="204">
                  <c:v>10-Aug</c:v>
                </c:pt>
                <c:pt idx="205">
                  <c:v>11-Aug</c:v>
                </c:pt>
                <c:pt idx="206">
                  <c:v>12-Aug</c:v>
                </c:pt>
                <c:pt idx="207">
                  <c:v>13-Aug</c:v>
                </c:pt>
                <c:pt idx="208">
                  <c:v>14-Aug</c:v>
                </c:pt>
                <c:pt idx="209">
                  <c:v>15-Aug</c:v>
                </c:pt>
                <c:pt idx="210">
                  <c:v>16-Aug</c:v>
                </c:pt>
                <c:pt idx="211">
                  <c:v>17-Aug</c:v>
                </c:pt>
                <c:pt idx="212">
                  <c:v>18-Aug</c:v>
                </c:pt>
                <c:pt idx="213">
                  <c:v>19-Aug</c:v>
                </c:pt>
                <c:pt idx="214">
                  <c:v>20-Aug</c:v>
                </c:pt>
                <c:pt idx="215">
                  <c:v>21-Aug</c:v>
                </c:pt>
                <c:pt idx="216">
                  <c:v>22-Aug</c:v>
                </c:pt>
                <c:pt idx="217">
                  <c:v>23-Aug</c:v>
                </c:pt>
                <c:pt idx="218">
                  <c:v>24-Aug</c:v>
                </c:pt>
                <c:pt idx="219">
                  <c:v>25-Aug</c:v>
                </c:pt>
                <c:pt idx="220">
                  <c:v>26-Aug</c:v>
                </c:pt>
                <c:pt idx="221">
                  <c:v>27-Aug</c:v>
                </c:pt>
                <c:pt idx="222">
                  <c:v>28-Aug</c:v>
                </c:pt>
                <c:pt idx="223">
                  <c:v>29-Aug</c:v>
                </c:pt>
                <c:pt idx="224">
                  <c:v>30-Aug</c:v>
                </c:pt>
                <c:pt idx="225">
                  <c:v>31-Aug</c:v>
                </c:pt>
                <c:pt idx="226">
                  <c:v>1-Sep</c:v>
                </c:pt>
                <c:pt idx="227">
                  <c:v>2-Sep</c:v>
                </c:pt>
                <c:pt idx="228">
                  <c:v>3-Sep</c:v>
                </c:pt>
                <c:pt idx="229">
                  <c:v>4-Sep</c:v>
                </c:pt>
                <c:pt idx="230">
                  <c:v>5-Sep</c:v>
                </c:pt>
                <c:pt idx="231">
                  <c:v>6-Sep</c:v>
                </c:pt>
                <c:pt idx="232">
                  <c:v>7-Sep</c:v>
                </c:pt>
                <c:pt idx="233">
                  <c:v>8-Sep</c:v>
                </c:pt>
                <c:pt idx="234">
                  <c:v>9-Sep</c:v>
                </c:pt>
                <c:pt idx="235">
                  <c:v>10-Sep</c:v>
                </c:pt>
                <c:pt idx="236">
                  <c:v>11-Sep</c:v>
                </c:pt>
                <c:pt idx="237">
                  <c:v>12-Sep</c:v>
                </c:pt>
                <c:pt idx="238">
                  <c:v>13-Sep</c:v>
                </c:pt>
                <c:pt idx="239">
                  <c:v>14-Sep</c:v>
                </c:pt>
                <c:pt idx="240">
                  <c:v>15-Sep</c:v>
                </c:pt>
                <c:pt idx="241">
                  <c:v>16-Sep</c:v>
                </c:pt>
                <c:pt idx="242">
                  <c:v>17-Sep</c:v>
                </c:pt>
                <c:pt idx="243">
                  <c:v>18-Sep</c:v>
                </c:pt>
                <c:pt idx="244">
                  <c:v>19-Sep</c:v>
                </c:pt>
                <c:pt idx="245">
                  <c:v>20-Sep</c:v>
                </c:pt>
                <c:pt idx="246">
                  <c:v>21-Sep</c:v>
                </c:pt>
                <c:pt idx="247">
                  <c:v>22-Sep</c:v>
                </c:pt>
                <c:pt idx="248">
                  <c:v>23-Sep</c:v>
                </c:pt>
                <c:pt idx="249">
                  <c:v>24-Sep</c:v>
                </c:pt>
                <c:pt idx="250">
                  <c:v>25-Sep</c:v>
                </c:pt>
                <c:pt idx="251">
                  <c:v>26-Sep</c:v>
                </c:pt>
                <c:pt idx="252">
                  <c:v>27-Sep</c:v>
                </c:pt>
                <c:pt idx="253">
                  <c:v>28-Sep</c:v>
                </c:pt>
                <c:pt idx="254">
                  <c:v>29-Sep</c:v>
                </c:pt>
                <c:pt idx="255">
                  <c:v>30-Sep</c:v>
                </c:pt>
                <c:pt idx="256">
                  <c:v>1-Oct</c:v>
                </c:pt>
                <c:pt idx="257">
                  <c:v>2-Oct</c:v>
                </c:pt>
                <c:pt idx="258">
                  <c:v>3-Oct</c:v>
                </c:pt>
                <c:pt idx="259">
                  <c:v>4-Oct</c:v>
                </c:pt>
                <c:pt idx="260">
                  <c:v>5-Oct</c:v>
                </c:pt>
                <c:pt idx="261">
                  <c:v>6-Oct</c:v>
                </c:pt>
                <c:pt idx="262">
                  <c:v>7-Oct</c:v>
                </c:pt>
                <c:pt idx="263">
                  <c:v>8-Oct</c:v>
                </c:pt>
                <c:pt idx="264">
                  <c:v>9-Oct</c:v>
                </c:pt>
                <c:pt idx="265">
                  <c:v>10-Oct</c:v>
                </c:pt>
                <c:pt idx="266">
                  <c:v>11-Oct</c:v>
                </c:pt>
                <c:pt idx="267">
                  <c:v>12-Oct</c:v>
                </c:pt>
                <c:pt idx="268">
                  <c:v>13-Oct</c:v>
                </c:pt>
                <c:pt idx="269">
                  <c:v>14-Oct</c:v>
                </c:pt>
                <c:pt idx="270">
                  <c:v>15-Oct</c:v>
                </c:pt>
                <c:pt idx="271">
                  <c:v>16-Oct</c:v>
                </c:pt>
                <c:pt idx="272">
                  <c:v>17-Oct</c:v>
                </c:pt>
                <c:pt idx="273">
                  <c:v>18-Oct</c:v>
                </c:pt>
                <c:pt idx="274">
                  <c:v>19-Oct</c:v>
                </c:pt>
                <c:pt idx="275">
                  <c:v>20-Oct</c:v>
                </c:pt>
                <c:pt idx="276">
                  <c:v>21-Oct</c:v>
                </c:pt>
                <c:pt idx="277">
                  <c:v>22-Oct</c:v>
                </c:pt>
                <c:pt idx="278">
                  <c:v>23-Oct</c:v>
                </c:pt>
                <c:pt idx="279">
                  <c:v>24-Oct</c:v>
                </c:pt>
                <c:pt idx="280">
                  <c:v>25-Oct</c:v>
                </c:pt>
                <c:pt idx="281">
                  <c:v>26-Oct</c:v>
                </c:pt>
                <c:pt idx="282">
                  <c:v>27-Oct</c:v>
                </c:pt>
                <c:pt idx="283">
                  <c:v>28-Oct</c:v>
                </c:pt>
                <c:pt idx="284">
                  <c:v>29-Oct</c:v>
                </c:pt>
                <c:pt idx="285">
                  <c:v>30-Oct</c:v>
                </c:pt>
                <c:pt idx="286">
                  <c:v>31-Oct</c:v>
                </c:pt>
                <c:pt idx="287">
                  <c:v>1-Nov</c:v>
                </c:pt>
                <c:pt idx="288">
                  <c:v>2-Nov</c:v>
                </c:pt>
              </c:strCache>
            </c:strRef>
          </c:cat>
          <c:val>
            <c:numRef>
              <c:f>'48k (no trading)'!$I$2:$I$290</c:f>
              <c:numCache>
                <c:formatCode>General</c:formatCode>
                <c:ptCount val="289"/>
                <c:pt idx="0">
                  <c:v>0.0</c:v>
                </c:pt>
                <c:pt idx="1">
                  <c:v>0.0</c:v>
                </c:pt>
                <c:pt idx="2">
                  <c:v>0.0</c:v>
                </c:pt>
                <c:pt idx="3">
                  <c:v>0.0</c:v>
                </c:pt>
                <c:pt idx="4">
                  <c:v>0.0</c:v>
                </c:pt>
                <c:pt idx="5">
                  <c:v>0.0</c:v>
                </c:pt>
                <c:pt idx="6">
                  <c:v>0.0</c:v>
                </c:pt>
                <c:pt idx="7">
                  <c:v>3.0</c:v>
                </c:pt>
                <c:pt idx="8">
                  <c:v>9.0</c:v>
                </c:pt>
                <c:pt idx="9">
                  <c:v>21.0</c:v>
                </c:pt>
                <c:pt idx="10">
                  <c:v>28.0</c:v>
                </c:pt>
                <c:pt idx="11">
                  <c:v>30.0</c:v>
                </c:pt>
                <c:pt idx="12">
                  <c:v>30.0</c:v>
                </c:pt>
                <c:pt idx="13">
                  <c:v>33.0</c:v>
                </c:pt>
                <c:pt idx="14">
                  <c:v>33.0</c:v>
                </c:pt>
                <c:pt idx="15">
                  <c:v>34.0</c:v>
                </c:pt>
                <c:pt idx="16">
                  <c:v>34.0</c:v>
                </c:pt>
                <c:pt idx="17">
                  <c:v>34.0</c:v>
                </c:pt>
                <c:pt idx="18">
                  <c:v>35.0</c:v>
                </c:pt>
                <c:pt idx="19">
                  <c:v>36.0</c:v>
                </c:pt>
                <c:pt idx="20">
                  <c:v>36.0</c:v>
                </c:pt>
                <c:pt idx="21">
                  <c:v>37.0</c:v>
                </c:pt>
                <c:pt idx="22">
                  <c:v>38.0</c:v>
                </c:pt>
                <c:pt idx="23">
                  <c:v>38.0</c:v>
                </c:pt>
                <c:pt idx="24">
                  <c:v>39.0</c:v>
                </c:pt>
                <c:pt idx="25">
                  <c:v>40.0</c:v>
                </c:pt>
                <c:pt idx="26">
                  <c:v>41.0</c:v>
                </c:pt>
                <c:pt idx="27">
                  <c:v>41.0</c:v>
                </c:pt>
                <c:pt idx="28">
                  <c:v>42.0</c:v>
                </c:pt>
                <c:pt idx="29">
                  <c:v>45.0</c:v>
                </c:pt>
                <c:pt idx="30">
                  <c:v>48.0</c:v>
                </c:pt>
                <c:pt idx="31">
                  <c:v>48.0</c:v>
                </c:pt>
                <c:pt idx="32">
                  <c:v>48.0</c:v>
                </c:pt>
                <c:pt idx="33">
                  <c:v>49.0</c:v>
                </c:pt>
                <c:pt idx="34">
                  <c:v>49.0</c:v>
                </c:pt>
                <c:pt idx="35">
                  <c:v>50.0</c:v>
                </c:pt>
                <c:pt idx="36">
                  <c:v>50.0</c:v>
                </c:pt>
                <c:pt idx="37">
                  <c:v>50.0</c:v>
                </c:pt>
                <c:pt idx="38">
                  <c:v>50.0</c:v>
                </c:pt>
                <c:pt idx="39">
                  <c:v>51.0</c:v>
                </c:pt>
                <c:pt idx="41">
                  <c:v>51.0</c:v>
                </c:pt>
                <c:pt idx="42">
                  <c:v>51.0</c:v>
                </c:pt>
                <c:pt idx="43">
                  <c:v>51.0</c:v>
                </c:pt>
                <c:pt idx="44">
                  <c:v>51.0</c:v>
                </c:pt>
                <c:pt idx="45">
                  <c:v>51.0</c:v>
                </c:pt>
                <c:pt idx="46">
                  <c:v>51.0</c:v>
                </c:pt>
                <c:pt idx="47">
                  <c:v>51.0</c:v>
                </c:pt>
                <c:pt idx="48">
                  <c:v>51.0</c:v>
                </c:pt>
                <c:pt idx="49">
                  <c:v>51.0</c:v>
                </c:pt>
                <c:pt idx="50">
                  <c:v>51.0</c:v>
                </c:pt>
                <c:pt idx="51">
                  <c:v>51.0</c:v>
                </c:pt>
                <c:pt idx="52">
                  <c:v>51.0</c:v>
                </c:pt>
                <c:pt idx="53">
                  <c:v>52.0</c:v>
                </c:pt>
                <c:pt idx="54">
                  <c:v>52.0</c:v>
                </c:pt>
                <c:pt idx="55">
                  <c:v>52.0</c:v>
                </c:pt>
                <c:pt idx="56">
                  <c:v>52.0</c:v>
                </c:pt>
                <c:pt idx="57">
                  <c:v>52.0</c:v>
                </c:pt>
                <c:pt idx="58">
                  <c:v>52.0</c:v>
                </c:pt>
                <c:pt idx="59">
                  <c:v>52.0</c:v>
                </c:pt>
                <c:pt idx="60">
                  <c:v>52.0</c:v>
                </c:pt>
                <c:pt idx="61">
                  <c:v>52.0</c:v>
                </c:pt>
                <c:pt idx="62">
                  <c:v>52.0</c:v>
                </c:pt>
                <c:pt idx="63">
                  <c:v>52.0</c:v>
                </c:pt>
                <c:pt idx="64">
                  <c:v>52.0</c:v>
                </c:pt>
                <c:pt idx="65">
                  <c:v>52.0</c:v>
                </c:pt>
                <c:pt idx="66">
                  <c:v>52.0</c:v>
                </c:pt>
                <c:pt idx="67">
                  <c:v>52.0</c:v>
                </c:pt>
                <c:pt idx="68">
                  <c:v>52.0</c:v>
                </c:pt>
                <c:pt idx="69">
                  <c:v>52.0</c:v>
                </c:pt>
                <c:pt idx="70">
                  <c:v>52.0</c:v>
                </c:pt>
                <c:pt idx="71">
                  <c:v>52.0</c:v>
                </c:pt>
                <c:pt idx="72">
                  <c:v>52.0</c:v>
                </c:pt>
                <c:pt idx="73">
                  <c:v>52.0</c:v>
                </c:pt>
                <c:pt idx="74">
                  <c:v>52.0</c:v>
                </c:pt>
                <c:pt idx="75">
                  <c:v>52.0</c:v>
                </c:pt>
                <c:pt idx="76">
                  <c:v>52.0</c:v>
                </c:pt>
                <c:pt idx="77">
                  <c:v>52.0</c:v>
                </c:pt>
                <c:pt idx="78">
                  <c:v>52.0</c:v>
                </c:pt>
                <c:pt idx="79">
                  <c:v>52.0</c:v>
                </c:pt>
                <c:pt idx="80">
                  <c:v>52.0</c:v>
                </c:pt>
                <c:pt idx="81">
                  <c:v>52.0</c:v>
                </c:pt>
                <c:pt idx="82">
                  <c:v>52.0</c:v>
                </c:pt>
                <c:pt idx="83">
                  <c:v>52.0</c:v>
                </c:pt>
                <c:pt idx="84">
                  <c:v>52.0</c:v>
                </c:pt>
                <c:pt idx="85">
                  <c:v>52.0</c:v>
                </c:pt>
                <c:pt idx="86">
                  <c:v>52.0</c:v>
                </c:pt>
                <c:pt idx="87">
                  <c:v>52.0</c:v>
                </c:pt>
                <c:pt idx="88">
                  <c:v>52.0</c:v>
                </c:pt>
                <c:pt idx="89">
                  <c:v>52.0</c:v>
                </c:pt>
                <c:pt idx="90">
                  <c:v>52.0</c:v>
                </c:pt>
                <c:pt idx="91">
                  <c:v>52.0</c:v>
                </c:pt>
                <c:pt idx="92">
                  <c:v>52.0</c:v>
                </c:pt>
                <c:pt idx="93">
                  <c:v>52.0</c:v>
                </c:pt>
                <c:pt idx="94">
                  <c:v>52.0</c:v>
                </c:pt>
                <c:pt idx="95">
                  <c:v>52.0</c:v>
                </c:pt>
                <c:pt idx="96">
                  <c:v>52.0</c:v>
                </c:pt>
                <c:pt idx="97">
                  <c:v>52.0</c:v>
                </c:pt>
                <c:pt idx="98">
                  <c:v>52.0</c:v>
                </c:pt>
                <c:pt idx="99">
                  <c:v>52.0</c:v>
                </c:pt>
                <c:pt idx="100">
                  <c:v>52.0</c:v>
                </c:pt>
                <c:pt idx="101">
                  <c:v>52.0</c:v>
                </c:pt>
                <c:pt idx="102">
                  <c:v>52.0</c:v>
                </c:pt>
                <c:pt idx="103">
                  <c:v>52.0</c:v>
                </c:pt>
                <c:pt idx="104">
                  <c:v>52.0</c:v>
                </c:pt>
                <c:pt idx="105">
                  <c:v>52.0</c:v>
                </c:pt>
                <c:pt idx="106">
                  <c:v>52.0</c:v>
                </c:pt>
                <c:pt idx="107">
                  <c:v>52.0</c:v>
                </c:pt>
                <c:pt idx="108">
                  <c:v>52.0</c:v>
                </c:pt>
                <c:pt idx="109">
                  <c:v>52.0</c:v>
                </c:pt>
                <c:pt idx="110">
                  <c:v>52.0</c:v>
                </c:pt>
                <c:pt idx="111">
                  <c:v>52.0</c:v>
                </c:pt>
                <c:pt idx="112">
                  <c:v>52.0</c:v>
                </c:pt>
                <c:pt idx="113">
                  <c:v>52.0</c:v>
                </c:pt>
                <c:pt idx="114">
                  <c:v>52.0</c:v>
                </c:pt>
                <c:pt idx="115">
                  <c:v>52.0</c:v>
                </c:pt>
                <c:pt idx="116">
                  <c:v>52.0</c:v>
                </c:pt>
                <c:pt idx="117">
                  <c:v>52.0</c:v>
                </c:pt>
                <c:pt idx="118">
                  <c:v>52.0</c:v>
                </c:pt>
                <c:pt idx="119">
                  <c:v>52.0</c:v>
                </c:pt>
                <c:pt idx="120">
                  <c:v>52.0</c:v>
                </c:pt>
                <c:pt idx="121">
                  <c:v>52.0</c:v>
                </c:pt>
                <c:pt idx="122">
                  <c:v>52.0</c:v>
                </c:pt>
                <c:pt idx="123">
                  <c:v>52.0</c:v>
                </c:pt>
                <c:pt idx="124">
                  <c:v>52.0</c:v>
                </c:pt>
                <c:pt idx="125">
                  <c:v>52.0</c:v>
                </c:pt>
                <c:pt idx="126">
                  <c:v>52.0</c:v>
                </c:pt>
                <c:pt idx="127">
                  <c:v>52.0</c:v>
                </c:pt>
                <c:pt idx="128">
                  <c:v>52.0</c:v>
                </c:pt>
                <c:pt idx="129">
                  <c:v>52.0</c:v>
                </c:pt>
                <c:pt idx="130">
                  <c:v>52.0</c:v>
                </c:pt>
                <c:pt idx="131">
                  <c:v>52.0</c:v>
                </c:pt>
                <c:pt idx="132">
                  <c:v>52.0</c:v>
                </c:pt>
                <c:pt idx="133">
                  <c:v>52.0</c:v>
                </c:pt>
                <c:pt idx="134">
                  <c:v>52.0</c:v>
                </c:pt>
                <c:pt idx="135">
                  <c:v>52.0</c:v>
                </c:pt>
                <c:pt idx="136">
                  <c:v>52.0</c:v>
                </c:pt>
                <c:pt idx="137">
                  <c:v>52.0</c:v>
                </c:pt>
                <c:pt idx="138">
                  <c:v>52.0</c:v>
                </c:pt>
                <c:pt idx="139">
                  <c:v>52.0</c:v>
                </c:pt>
                <c:pt idx="140">
                  <c:v>52.0</c:v>
                </c:pt>
                <c:pt idx="141">
                  <c:v>52.0</c:v>
                </c:pt>
                <c:pt idx="142">
                  <c:v>52.0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3.0</c:v>
                </c:pt>
                <c:pt idx="240">
                  <c:v>7.0</c:v>
                </c:pt>
                <c:pt idx="241">
                  <c:v>9.0</c:v>
                </c:pt>
                <c:pt idx="242">
                  <c:v>9.0</c:v>
                </c:pt>
                <c:pt idx="243">
                  <c:v>10.0</c:v>
                </c:pt>
                <c:pt idx="244">
                  <c:v>10.0</c:v>
                </c:pt>
                <c:pt idx="245">
                  <c:v>11.0</c:v>
                </c:pt>
                <c:pt idx="246">
                  <c:v>11.0</c:v>
                </c:pt>
                <c:pt idx="247">
                  <c:v>12.0</c:v>
                </c:pt>
                <c:pt idx="248">
                  <c:v>14.0</c:v>
                </c:pt>
                <c:pt idx="249">
                  <c:v>16.0</c:v>
                </c:pt>
                <c:pt idx="250">
                  <c:v>17.0</c:v>
                </c:pt>
                <c:pt idx="251">
                  <c:v>18.0</c:v>
                </c:pt>
                <c:pt idx="252">
                  <c:v>19.0</c:v>
                </c:pt>
                <c:pt idx="253">
                  <c:v>21.0</c:v>
                </c:pt>
                <c:pt idx="254">
                  <c:v>21.0</c:v>
                </c:pt>
                <c:pt idx="255">
                  <c:v>21.0</c:v>
                </c:pt>
                <c:pt idx="256">
                  <c:v>21.0</c:v>
                </c:pt>
                <c:pt idx="257">
                  <c:v>21.0</c:v>
                </c:pt>
                <c:pt idx="258">
                  <c:v>21.0</c:v>
                </c:pt>
                <c:pt idx="259">
                  <c:v>24.0</c:v>
                </c:pt>
                <c:pt idx="260">
                  <c:v>25.0</c:v>
                </c:pt>
                <c:pt idx="261">
                  <c:v>25.0</c:v>
                </c:pt>
                <c:pt idx="262">
                  <c:v>25.0</c:v>
                </c:pt>
                <c:pt idx="263">
                  <c:v>25.0</c:v>
                </c:pt>
                <c:pt idx="264">
                  <c:v>26.0</c:v>
                </c:pt>
                <c:pt idx="265">
                  <c:v>28.0</c:v>
                </c:pt>
                <c:pt idx="266">
                  <c:v>30.0</c:v>
                </c:pt>
                <c:pt idx="267">
                  <c:v>32.0</c:v>
                </c:pt>
                <c:pt idx="268">
                  <c:v>33.0</c:v>
                </c:pt>
                <c:pt idx="269">
                  <c:v>35.0</c:v>
                </c:pt>
                <c:pt idx="270">
                  <c:v>35.0</c:v>
                </c:pt>
                <c:pt idx="271">
                  <c:v>36.0</c:v>
                </c:pt>
                <c:pt idx="272">
                  <c:v>36.0</c:v>
                </c:pt>
                <c:pt idx="273">
                  <c:v>36.0</c:v>
                </c:pt>
                <c:pt idx="274">
                  <c:v>36.0</c:v>
                </c:pt>
                <c:pt idx="275">
                  <c:v>36.0</c:v>
                </c:pt>
                <c:pt idx="276">
                  <c:v>36.0</c:v>
                </c:pt>
                <c:pt idx="277">
                  <c:v>39.0</c:v>
                </c:pt>
                <c:pt idx="278">
                  <c:v>40.0</c:v>
                </c:pt>
                <c:pt idx="279">
                  <c:v>41.0</c:v>
                </c:pt>
                <c:pt idx="280">
                  <c:v>42.0</c:v>
                </c:pt>
                <c:pt idx="281">
                  <c:v>43.0</c:v>
                </c:pt>
                <c:pt idx="282">
                  <c:v>43.0</c:v>
                </c:pt>
                <c:pt idx="283">
                  <c:v>44.0</c:v>
                </c:pt>
                <c:pt idx="284">
                  <c:v>45.0</c:v>
                </c:pt>
                <c:pt idx="285">
                  <c:v>45.0</c:v>
                </c:pt>
                <c:pt idx="286">
                  <c:v>45.0</c:v>
                </c:pt>
                <c:pt idx="287">
                  <c:v>46.0</c:v>
                </c:pt>
                <c:pt idx="288">
                  <c:v>46.0</c:v>
                </c:pt>
              </c:numCache>
            </c:numRef>
          </c:val>
        </c:ser>
        <c:marker val="1"/>
        <c:axId val="806166024"/>
        <c:axId val="806169496"/>
      </c:lineChart>
      <c:catAx>
        <c:axId val="806166024"/>
        <c:scaling>
          <c:orientation val="minMax"/>
        </c:scaling>
        <c:axPos val="b"/>
        <c:numFmt formatCode="General" sourceLinked="1"/>
        <c:tickLblPos val="nextTo"/>
        <c:spPr>
          <a:ln w="1002">
            <a:solidFill>
              <a:srgbClr val="000000"/>
            </a:solidFill>
            <a:prstDash val="solid"/>
          </a:ln>
        </c:spPr>
        <c:txPr>
          <a:bodyPr rot="-5400000" vert="horz"/>
          <a:lstStyle/>
          <a:p>
            <a:pPr>
              <a:defRPr/>
            </a:pPr>
            <a:endParaRPr lang="en-US"/>
          </a:p>
        </c:txPr>
        <c:crossAx val="806169496"/>
        <c:crosses val="autoZero"/>
        <c:auto val="1"/>
        <c:lblAlgn val="ctr"/>
        <c:lblOffset val="100"/>
        <c:tickLblSkip val="30"/>
        <c:tickMarkSkip val="7"/>
      </c:catAx>
      <c:valAx>
        <c:axId val="806169496"/>
        <c:scaling>
          <c:orientation val="minMax"/>
        </c:scaling>
        <c:axPos val="l"/>
        <c:majorGridlines>
          <c:spPr>
            <a:ln w="1002">
              <a:solidFill>
                <a:srgbClr val="000000"/>
              </a:solidFill>
              <a:prstDash val="solid"/>
            </a:ln>
          </c:spPr>
        </c:majorGridlines>
        <c:title>
          <c:tx>
            <c:rich>
              <a:bodyPr/>
              <a:lstStyle/>
              <a:p>
                <a:pPr>
                  <a:defRPr/>
                </a:pPr>
                <a:r>
                  <a:rPr lang="en-US"/>
                  <a:t>number of vessels</a:t>
                </a:r>
              </a:p>
            </c:rich>
          </c:tx>
          <c:layout>
            <c:manualLayout>
              <c:xMode val="edge"/>
              <c:yMode val="edge"/>
              <c:x val="0.0133333116075428"/>
              <c:y val="0.363834415955644"/>
            </c:manualLayout>
          </c:layout>
          <c:spPr>
            <a:noFill/>
            <a:ln w="8018">
              <a:noFill/>
            </a:ln>
          </c:spPr>
        </c:title>
        <c:numFmt formatCode="General" sourceLinked="1"/>
        <c:tickLblPos val="nextTo"/>
        <c:spPr>
          <a:ln w="1002">
            <a:solidFill>
              <a:srgbClr val="000000"/>
            </a:solidFill>
            <a:prstDash val="solid"/>
          </a:ln>
        </c:spPr>
        <c:txPr>
          <a:bodyPr rot="0" vert="horz"/>
          <a:lstStyle/>
          <a:p>
            <a:pPr>
              <a:defRPr/>
            </a:pPr>
            <a:endParaRPr lang="en-US"/>
          </a:p>
        </c:txPr>
        <c:crossAx val="806166024"/>
        <c:crosses val="autoZero"/>
        <c:crossBetween val="between"/>
      </c:valAx>
      <c:spPr>
        <a:solidFill>
          <a:srgbClr val="FFFFFF"/>
        </a:solidFill>
        <a:ln w="4009">
          <a:solidFill>
            <a:srgbClr val="000000"/>
          </a:solidFill>
          <a:prstDash val="solid"/>
        </a:ln>
      </c:spPr>
    </c:plotArea>
    <c:legend>
      <c:legendPos val="r"/>
      <c:layout>
        <c:manualLayout>
          <c:xMode val="edge"/>
          <c:yMode val="edge"/>
          <c:x val="0.640025900409021"/>
          <c:y val="0.212673884514436"/>
          <c:w val="0.14052986176927"/>
          <c:h val="0.370630778536101"/>
        </c:manualLayout>
      </c:layout>
      <c:spPr>
        <a:solidFill>
          <a:srgbClr val="FFFFFF"/>
        </a:solidFill>
        <a:ln w="8018">
          <a:solidFill>
            <a:schemeClr val="tx1"/>
          </a:solidFill>
        </a:ln>
      </c:spPr>
    </c:legend>
    <c:plotVisOnly val="1"/>
    <c:dispBlanksAs val="gap"/>
  </c:chart>
  <c:spPr>
    <a:noFill/>
    <a:ln>
      <a:noFill/>
    </a:ln>
  </c:spPr>
  <c:txPr>
    <a:bodyPr/>
    <a:lstStyle/>
    <a:p>
      <a:pPr>
        <a:defRPr sz="568" b="0" i="0" u="none" strike="noStrike" baseline="0">
          <a:solidFill>
            <a:srgbClr val="000000"/>
          </a:solidFill>
          <a:latin typeface="Arial"/>
          <a:ea typeface="Arial"/>
          <a:cs typeface="Arial"/>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F26FF-1E21-2247-A3F7-8318867B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62</Pages>
  <Words>15544</Words>
  <Characters>88606</Characters>
  <Application>Microsoft Macintosh Word</Application>
  <DocSecurity>0</DocSecurity>
  <Lines>738</Lines>
  <Paragraphs>177</Paragraphs>
  <ScaleCrop>false</ScaleCrop>
  <HeadingPairs>
    <vt:vector size="2" baseType="variant">
      <vt:variant>
        <vt:lpstr>Title</vt:lpstr>
      </vt:variant>
      <vt:variant>
        <vt:i4>1</vt:i4>
      </vt:variant>
    </vt:vector>
  </HeadingPairs>
  <TitlesOfParts>
    <vt:vector size="1" baseType="lpstr">
      <vt:lpstr>Abstract</vt:lpstr>
    </vt:vector>
  </TitlesOfParts>
  <Company>Scripps Insititution of Oceanography</Company>
  <LinksUpToDate>false</LinksUpToDate>
  <CharactersWithSpaces>108814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george</dc:creator>
  <cp:lastModifiedBy>George Sugihara</cp:lastModifiedBy>
  <cp:revision>58</cp:revision>
  <dcterms:created xsi:type="dcterms:W3CDTF">2010-02-15T22:28:00Z</dcterms:created>
  <dcterms:modified xsi:type="dcterms:W3CDTF">2010-02-18T02:22:00Z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